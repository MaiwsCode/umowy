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9504A93" w14:textId="77777777" w:rsidR="00F23A56" w:rsidRDefault="00F23A56">
      <w:pPr>
        <w:jc w:val="center"/>
      </w:pPr>
      <w:r>
        <w:rPr>
          <w:b/>
        </w:rPr>
        <w:t>UMOWA</w:t>
      </w:r>
    </w:p>
    <w:p w14:paraId="1849F213" w14:textId="47EA7349" w:rsidR="00F23A56" w:rsidRDefault="00F23A56">
      <w:pPr>
        <w:jc w:val="center"/>
      </w:pPr>
      <w:r>
        <w:rPr>
          <w:b/>
          <w:bCs/>
        </w:rPr>
        <w:t>Nowa Formuła</w:t>
      </w:r>
      <w:r>
        <w:t xml:space="preserve"> numer </w:t>
      </w:r>
      <w:r w:rsidR="00D23BD7">
        <w:t>${</w:t>
      </w:r>
      <w:proofErr w:type="spellStart"/>
      <w:r w:rsidR="00D23BD7">
        <w:t>number</w:t>
      </w:r>
      <w:proofErr w:type="spellEnd"/>
      <w:r w:rsidR="00D23BD7">
        <w:t>}</w:t>
      </w:r>
    </w:p>
    <w:p w14:paraId="67D8825D" w14:textId="77777777" w:rsidR="00F23A56" w:rsidRDefault="00F23A56">
      <w:pPr>
        <w:jc w:val="both"/>
      </w:pPr>
    </w:p>
    <w:p w14:paraId="780E2437" w14:textId="4137F734" w:rsidR="00F23A56" w:rsidRDefault="00F23A56">
      <w:pPr>
        <w:jc w:val="both"/>
      </w:pPr>
      <w:r>
        <w:t xml:space="preserve">zawarta w Szewcach, dnia </w:t>
      </w:r>
      <w:r w:rsidR="00D23BD7">
        <w:t xml:space="preserve"> ${</w:t>
      </w:r>
      <w:bookmarkStart w:id="0" w:name="_Hlk12609805"/>
      <w:proofErr w:type="spellStart"/>
      <w:r w:rsidR="00D23BD7">
        <w:t>datestart</w:t>
      </w:r>
      <w:bookmarkEnd w:id="0"/>
      <w:proofErr w:type="spellEnd"/>
      <w:r w:rsidR="00D23BD7">
        <w:t xml:space="preserve">} </w:t>
      </w:r>
      <w:r>
        <w:t xml:space="preserve"> roku, pomiędzy:</w:t>
      </w:r>
    </w:p>
    <w:p w14:paraId="51904A8A" w14:textId="77777777" w:rsidR="00F23A56" w:rsidRDefault="00F23A56">
      <w:pPr>
        <w:spacing w:after="160"/>
        <w:jc w:val="both"/>
      </w:pPr>
      <w:r>
        <w:rPr>
          <w:b/>
        </w:rPr>
        <w:t>Agro-</w:t>
      </w:r>
      <w:proofErr w:type="spellStart"/>
      <w:r>
        <w:rPr>
          <w:b/>
        </w:rPr>
        <w:t>Transhandel</w:t>
      </w:r>
      <w:proofErr w:type="spellEnd"/>
      <w:r>
        <w:rPr>
          <w:b/>
        </w:rPr>
        <w:t xml:space="preserve"> spółką z ograniczoną odpowiedzialnością</w:t>
      </w:r>
      <w:r>
        <w:rPr>
          <w:b/>
          <w:bCs/>
        </w:rPr>
        <w:t xml:space="preserve"> </w:t>
      </w:r>
      <w:r>
        <w:rPr>
          <w:bCs/>
        </w:rPr>
        <w:t xml:space="preserve">z siedzibą w Szewcach (64-320), przy ul. Mylnej 12, wpisaną do rejestru przedsiębiorców prowadzonego przez Sąd Rejonowy Poznań – Nowe Miasto i Wilda w Poznaniu, IX Wydział Gospodarczy KRS pod nr 0000314803, o kapitale zakładowym w wysokości 50.000,00 złotych, posiadającą NIP 7773079562 i REGON 300947960, reprezentowaną przez Edytę Młynarczyk - Prezesa Zarządu,  </w:t>
      </w:r>
    </w:p>
    <w:p w14:paraId="27887404" w14:textId="77777777" w:rsidR="00F23A56" w:rsidRDefault="00F23A56">
      <w:pPr>
        <w:spacing w:after="120"/>
        <w:jc w:val="both"/>
      </w:pPr>
      <w:r>
        <w:t xml:space="preserve">zwana dalej </w:t>
      </w:r>
      <w:r>
        <w:rPr>
          <w:b/>
        </w:rPr>
        <w:t>PRZEDSIĘBIORCĄ</w:t>
      </w:r>
      <w:r>
        <w:t>,</w:t>
      </w:r>
      <w:r>
        <w:rPr>
          <w:b/>
        </w:rPr>
        <w:t xml:space="preserve"> </w:t>
      </w:r>
    </w:p>
    <w:p w14:paraId="38D775CD" w14:textId="77777777" w:rsidR="00F23A56" w:rsidRDefault="00F23A56">
      <w:pPr>
        <w:spacing w:after="120"/>
        <w:jc w:val="both"/>
      </w:pPr>
      <w:r>
        <w:t>a</w:t>
      </w:r>
    </w:p>
    <w:p w14:paraId="3CCF03BA" w14:textId="1EC6A93B" w:rsidR="00F23A56" w:rsidRDefault="00D23BD7">
      <w:r>
        <w:t>${farmer}</w:t>
      </w:r>
    </w:p>
    <w:p w14:paraId="6CCED0A2" w14:textId="0E973802" w:rsidR="00F23A56" w:rsidRDefault="00F23A56">
      <w:r>
        <w:t>prowadząc</w:t>
      </w:r>
      <w:r w:rsidR="007F62B5">
        <w:t xml:space="preserve">y gospodarstwo rolne w </w:t>
      </w:r>
      <w:r w:rsidR="005755A3">
        <w:t>$</w:t>
      </w:r>
      <w:r w:rsidR="00D23BD7">
        <w:t>{</w:t>
      </w:r>
      <w:proofErr w:type="spellStart"/>
      <w:r w:rsidR="00D23BD7" w:rsidRPr="00D23BD7">
        <w:t>farmer</w:t>
      </w:r>
      <w:r w:rsidR="00D23BD7">
        <w:t>a</w:t>
      </w:r>
      <w:r w:rsidR="00D23BD7" w:rsidRPr="00D23BD7">
        <w:t>ddress</w:t>
      </w:r>
      <w:r w:rsidR="00D23BD7">
        <w:t>w</w:t>
      </w:r>
      <w:r w:rsidR="00D23BD7" w:rsidRPr="00D23BD7">
        <w:t>ork</w:t>
      </w:r>
      <w:proofErr w:type="spellEnd"/>
      <w:r w:rsidR="00D23BD7">
        <w:t>}</w:t>
      </w:r>
    </w:p>
    <w:p w14:paraId="5526BD6D" w14:textId="42026C9A" w:rsidR="00F23A56" w:rsidRDefault="00F23A56">
      <w:r>
        <w:t xml:space="preserve">PESEL: </w:t>
      </w:r>
      <w:r w:rsidR="00D23BD7">
        <w:t>${</w:t>
      </w:r>
      <w:proofErr w:type="spellStart"/>
      <w:r w:rsidR="00D23BD7">
        <w:t>farmerpesel</w:t>
      </w:r>
      <w:proofErr w:type="spellEnd"/>
      <w:r w:rsidR="00D23BD7">
        <w:t>}</w:t>
      </w:r>
    </w:p>
    <w:p w14:paraId="4A3DF210" w14:textId="4B2E8BDA" w:rsidR="00F23A56" w:rsidRDefault="00F23A56">
      <w:r>
        <w:t xml:space="preserve">nr rachunku bankowego </w:t>
      </w:r>
      <w:r w:rsidR="00D23BD7">
        <w:t>${</w:t>
      </w:r>
      <w:proofErr w:type="spellStart"/>
      <w:r w:rsidR="00D23BD7" w:rsidRPr="00D23BD7">
        <w:t>farmer</w:t>
      </w:r>
      <w:r w:rsidR="00D23BD7">
        <w:t>b</w:t>
      </w:r>
      <w:r w:rsidR="00D23BD7" w:rsidRPr="00D23BD7">
        <w:t>ank</w:t>
      </w:r>
      <w:r w:rsidR="00D23BD7">
        <w:t>n</w:t>
      </w:r>
      <w:r w:rsidR="00D23BD7" w:rsidRPr="00D23BD7">
        <w:t>umber</w:t>
      </w:r>
      <w:proofErr w:type="spellEnd"/>
      <w:r w:rsidR="00D23BD7">
        <w:t>}</w:t>
      </w:r>
    </w:p>
    <w:p w14:paraId="457C2621" w14:textId="100659CE" w:rsidR="00F23A56" w:rsidRDefault="00F23A56">
      <w:r>
        <w:t xml:space="preserve">numer identyfikacyjny stada </w:t>
      </w:r>
      <w:r w:rsidR="00D23BD7">
        <w:t>${</w:t>
      </w:r>
      <w:proofErr w:type="spellStart"/>
      <w:r w:rsidR="00D23BD7" w:rsidRPr="00D23BD7">
        <w:t>farmer</w:t>
      </w:r>
      <w:r w:rsidR="00D23BD7">
        <w:t>n</w:t>
      </w:r>
      <w:r w:rsidR="00D23BD7" w:rsidRPr="00D23BD7">
        <w:t>r</w:t>
      </w:r>
      <w:r w:rsidR="00D23BD7">
        <w:t>g</w:t>
      </w:r>
      <w:r w:rsidR="00D23BD7" w:rsidRPr="00D23BD7">
        <w:t>osp</w:t>
      </w:r>
      <w:proofErr w:type="spellEnd"/>
      <w:r w:rsidR="00D23BD7">
        <w:t>}</w:t>
      </w:r>
    </w:p>
    <w:p w14:paraId="46CFA36B" w14:textId="3D085C65" w:rsidR="00F23A56" w:rsidRDefault="00F23A56">
      <w:r>
        <w:t xml:space="preserve">adres e-mail </w:t>
      </w:r>
      <w:r w:rsidR="00D23BD7">
        <w:t>${</w:t>
      </w:r>
      <w:proofErr w:type="spellStart"/>
      <w:r w:rsidR="00D23BD7">
        <w:t>farmeremail</w:t>
      </w:r>
      <w:proofErr w:type="spellEnd"/>
      <w:r w:rsidR="00D23BD7">
        <w:t>}</w:t>
      </w:r>
    </w:p>
    <w:p w14:paraId="26BD1B23" w14:textId="77777777" w:rsidR="00F23A56" w:rsidRDefault="00F23A56">
      <w:pPr>
        <w:jc w:val="both"/>
      </w:pPr>
      <w:r>
        <w:t xml:space="preserve">zwany dalej </w:t>
      </w:r>
      <w:r>
        <w:rPr>
          <w:b/>
        </w:rPr>
        <w:t>PRODUCENTEM</w:t>
      </w:r>
      <w:r>
        <w:t xml:space="preserve">, </w:t>
      </w:r>
    </w:p>
    <w:p w14:paraId="3FC6CA55" w14:textId="77777777" w:rsidR="00F23A56" w:rsidRDefault="00F23A56">
      <w:pPr>
        <w:jc w:val="both"/>
      </w:pPr>
      <w:r>
        <w:t>zwani dalej łącznie „Stronami” lub osobno „Stroną”.</w:t>
      </w:r>
      <w:bookmarkStart w:id="1" w:name="_Hlk516042373111111111111111111111111111"/>
      <w:bookmarkEnd w:id="1"/>
    </w:p>
    <w:p w14:paraId="484CF6B2" w14:textId="77777777" w:rsidR="00F23A56" w:rsidRDefault="00F23A56">
      <w:pPr>
        <w:jc w:val="center"/>
      </w:pPr>
      <w:r>
        <w:rPr>
          <w:b/>
        </w:rPr>
        <w:t>WSTĘP</w:t>
      </w:r>
    </w:p>
    <w:p w14:paraId="4BA0E002" w14:textId="61B92156" w:rsidR="00F23A56" w:rsidRDefault="00F23A56">
      <w:pPr>
        <w:jc w:val="both"/>
      </w:pPr>
      <w:r>
        <w:rPr>
          <w:sz w:val="20"/>
          <w:szCs w:val="20"/>
        </w:rPr>
        <w:t xml:space="preserve">Zważywszy, że PRODUCENT posiada tytuł prawny do obiektu-fermy trzody chlewnej zlokalizowanego w  </w:t>
      </w:r>
      <w:r w:rsidR="00D23BD7">
        <w:rPr>
          <w:sz w:val="20"/>
          <w:szCs w:val="20"/>
        </w:rPr>
        <w:t>${</w:t>
      </w:r>
      <w:proofErr w:type="spellStart"/>
      <w:r w:rsidR="00D23BD7" w:rsidRPr="00B82739">
        <w:t>farmer</w:t>
      </w:r>
      <w:r w:rsidR="00D23BD7">
        <w:t>a</w:t>
      </w:r>
      <w:r w:rsidR="00D23BD7" w:rsidRPr="00B82739">
        <w:t>ddress</w:t>
      </w:r>
      <w:r w:rsidR="00D23BD7">
        <w:t>w</w:t>
      </w:r>
      <w:r w:rsidR="00D23BD7" w:rsidRPr="00B82739">
        <w:t>ork</w:t>
      </w:r>
      <w:proofErr w:type="spellEnd"/>
      <w:r w:rsidR="00D23BD7">
        <w:t>}</w:t>
      </w:r>
      <w:r>
        <w:rPr>
          <w:sz w:val="20"/>
          <w:szCs w:val="20"/>
        </w:rPr>
        <w:t xml:space="preserve"> obiekt jest wyposażony w infrastrukturę niezbędną do prowadzenia hodowli trzody chlewnej, a potencjalna ilość miejsc tuczu w obiekcie wynosi </w:t>
      </w:r>
      <w:r w:rsidR="00D23BD7">
        <w:rPr>
          <w:sz w:val="20"/>
          <w:szCs w:val="20"/>
        </w:rPr>
        <w:t>${</w:t>
      </w:r>
      <w:proofErr w:type="spellStart"/>
      <w:r w:rsidR="00D23BD7" w:rsidRPr="00D23BD7">
        <w:rPr>
          <w:sz w:val="20"/>
          <w:szCs w:val="20"/>
        </w:rPr>
        <w:t>farmer</w:t>
      </w:r>
      <w:r w:rsidR="00D23BD7">
        <w:rPr>
          <w:sz w:val="20"/>
          <w:szCs w:val="20"/>
        </w:rPr>
        <w:t>p</w:t>
      </w:r>
      <w:r w:rsidR="00D23BD7" w:rsidRPr="00D23BD7">
        <w:rPr>
          <w:sz w:val="20"/>
          <w:szCs w:val="20"/>
        </w:rPr>
        <w:t>igs</w:t>
      </w:r>
      <w:r w:rsidR="00D23BD7">
        <w:rPr>
          <w:sz w:val="20"/>
          <w:szCs w:val="20"/>
        </w:rPr>
        <w:t>c</w:t>
      </w:r>
      <w:r w:rsidR="00D23BD7" w:rsidRPr="00D23BD7">
        <w:rPr>
          <w:sz w:val="20"/>
          <w:szCs w:val="20"/>
        </w:rPr>
        <w:t>apacity</w:t>
      </w:r>
      <w:proofErr w:type="spellEnd"/>
      <w:r w:rsidR="00D23BD7">
        <w:rPr>
          <w:sz w:val="20"/>
          <w:szCs w:val="20"/>
        </w:rPr>
        <w:t>}</w:t>
      </w:r>
      <w:r>
        <w:rPr>
          <w:sz w:val="20"/>
          <w:szCs w:val="20"/>
        </w:rPr>
        <w:t xml:space="preserve"> w jednym cyklu,</w:t>
      </w:r>
      <w:r w:rsidR="00710AEF">
        <w:rPr>
          <w:sz w:val="20"/>
          <w:szCs w:val="20"/>
        </w:rPr>
        <w:t xml:space="preserve"> którą to ilość warchlaka PRODUCENT deklaruje nabyć w każdym cyklu hodowli od PRZEDSIĘBIORCY,</w:t>
      </w:r>
      <w:r>
        <w:rPr>
          <w:sz w:val="20"/>
          <w:szCs w:val="20"/>
        </w:rPr>
        <w:t xml:space="preserve"> zaś PRZEDSIĘBIORCA jest właścicielem warchlaków, które deklaruje sprzedać PRODUCENTOWI w celu hodowli, a następnie odkupić od PRODUCENTA wytworzone z nich tuczniki o parametrach opisanych poniżej, który w sposób zarobkowy, zorganizowany i ciągły, przeprowadzi  właściwą hodowlę tych warchlaków,</w:t>
      </w:r>
    </w:p>
    <w:p w14:paraId="75BE824B" w14:textId="77777777" w:rsidR="00F23A56" w:rsidRDefault="00F23A56">
      <w:pPr>
        <w:jc w:val="both"/>
      </w:pPr>
      <w:r>
        <w:rPr>
          <w:sz w:val="20"/>
          <w:szCs w:val="20"/>
        </w:rPr>
        <w:t>Strony zawarły umowę, zwaną dalej „Umową”, o następującej treści:</w:t>
      </w:r>
    </w:p>
    <w:p w14:paraId="289961B9" w14:textId="77777777" w:rsidR="00F23A56" w:rsidRDefault="00F23A56">
      <w:pPr>
        <w:jc w:val="center"/>
      </w:pPr>
      <w:r>
        <w:rPr>
          <w:rFonts w:cs="Calibri"/>
          <w:b/>
        </w:rPr>
        <w:t>§</w:t>
      </w:r>
      <w:r>
        <w:rPr>
          <w:b/>
        </w:rPr>
        <w:t>1</w:t>
      </w:r>
    </w:p>
    <w:p w14:paraId="1F46AE08" w14:textId="77777777" w:rsidR="00F23A56" w:rsidRDefault="00F23A56">
      <w:pPr>
        <w:jc w:val="both"/>
      </w:pPr>
      <w:r>
        <w:rPr>
          <w:sz w:val="20"/>
          <w:szCs w:val="20"/>
        </w:rPr>
        <w:t>Przedmiotem Umowy jest uregulowanie zasad, w tym określenie praw i obowiązków każdej ze Stron, dotyczących wzajemnej współpracy w zakresie hodowli trzody chlewnej na WAGĘ BITĄ CIEPŁĄ (WBC).</w:t>
      </w:r>
    </w:p>
    <w:p w14:paraId="758F28BE" w14:textId="77777777" w:rsidR="00F23A56" w:rsidRDefault="00F23A56">
      <w:pPr>
        <w:jc w:val="both"/>
        <w:rPr>
          <w:sz w:val="20"/>
          <w:szCs w:val="20"/>
        </w:rPr>
      </w:pPr>
    </w:p>
    <w:p w14:paraId="101AF7F0" w14:textId="77777777" w:rsidR="00F23A56" w:rsidRDefault="00F23A56">
      <w:pPr>
        <w:jc w:val="both"/>
        <w:rPr>
          <w:rFonts w:cs="Calibri"/>
          <w:b/>
          <w:sz w:val="20"/>
          <w:szCs w:val="20"/>
        </w:rPr>
      </w:pPr>
    </w:p>
    <w:p w14:paraId="75A66FDA" w14:textId="77777777" w:rsidR="00F23A56" w:rsidRDefault="00F23A56">
      <w:pPr>
        <w:jc w:val="center"/>
      </w:pPr>
      <w:r>
        <w:rPr>
          <w:rFonts w:cs="Calibri"/>
          <w:b/>
        </w:rPr>
        <w:lastRenderedPageBreak/>
        <w:t>§2</w:t>
      </w:r>
    </w:p>
    <w:p w14:paraId="0D1DEAD8" w14:textId="77777777" w:rsidR="00F23A56" w:rsidRDefault="00F23A56">
      <w:pPr>
        <w:jc w:val="center"/>
      </w:pPr>
      <w:r>
        <w:rPr>
          <w:rFonts w:cs="Calibri"/>
          <w:b/>
        </w:rPr>
        <w:t>ZOBOWIĄZANIA PRODUCENTA</w:t>
      </w:r>
    </w:p>
    <w:p w14:paraId="4FC722A1" w14:textId="77777777" w:rsidR="00F23A56" w:rsidRDefault="00F23A56">
      <w:pPr>
        <w:pStyle w:val="Akapitzlist"/>
        <w:numPr>
          <w:ilvl w:val="0"/>
          <w:numId w:val="9"/>
        </w:numPr>
        <w:jc w:val="both"/>
      </w:pPr>
      <w:r>
        <w:rPr>
          <w:sz w:val="20"/>
          <w:szCs w:val="20"/>
        </w:rPr>
        <w:t xml:space="preserve">PRZEDSIĘBIORCA sprzedaje w celu hodowli warchlaki, a PRODUCENT kupuje je i zobowiązuje się do przeprowadzenia ich hodowli. Jednocześnie PRODUCENT z chwilą nabycia warchlaków zobowiązuje się sprzedać tuczniki wyłącznie na rzecz PRZEDSIĘBIORCY, na warunkach i w okresie szczegółowo wskazanym w Umowie oraz dodatkowych dokumentach powstałych podczas realizacji Umowy, których wzór stanowi załącznik nr 1 do Umowy. </w:t>
      </w:r>
    </w:p>
    <w:p w14:paraId="2588633D" w14:textId="77777777" w:rsidR="00F23A56" w:rsidRDefault="00F23A56">
      <w:pPr>
        <w:pStyle w:val="Akapitzlist"/>
        <w:numPr>
          <w:ilvl w:val="0"/>
          <w:numId w:val="9"/>
        </w:numPr>
        <w:jc w:val="both"/>
      </w:pPr>
      <w:r>
        <w:rPr>
          <w:sz w:val="20"/>
          <w:szCs w:val="20"/>
        </w:rPr>
        <w:t xml:space="preserve">PRODUCENT zobowiązuje się prowadzić hodowlę warchlaków we własnym gospodarstwie lub w gospodarstwie do którego posiada tytuł prawny, w obiekcie wskazanym we wstępie Umowy, z dołożeniem najwyższej staranności, przy zastosowaniu zasad humanitarnego traktowania zwierząt. Hodowla będzie się odbywała przy wykorzystaniu pasz nabytych przez PRODUCENTA na wolnym rynku, za które PRZEDSIĘBIORCA co do zasady zapłaci PRODUCENTOWI, z chwilą ostatecznego rozliczenia danego cyklu, na warunkach szczegółowo określonych w Umowie,  w tym jej </w:t>
      </w:r>
      <w:r>
        <w:rPr>
          <w:rFonts w:cs="Calibri"/>
          <w:sz w:val="20"/>
          <w:szCs w:val="20"/>
        </w:rPr>
        <w:t>§</w:t>
      </w:r>
      <w:r>
        <w:rPr>
          <w:sz w:val="20"/>
          <w:szCs w:val="20"/>
        </w:rPr>
        <w:t xml:space="preserve"> 5 ust. 1 - 3.</w:t>
      </w:r>
      <w:r w:rsidR="00614E4E">
        <w:rPr>
          <w:sz w:val="20"/>
          <w:szCs w:val="20"/>
        </w:rPr>
        <w:t>Dodatkowo Strony postanawiają, iż tucz</w:t>
      </w:r>
      <w:r w:rsidR="00614E4E" w:rsidRPr="00614E4E">
        <w:rPr>
          <w:sz w:val="20"/>
          <w:szCs w:val="20"/>
        </w:rPr>
        <w:t xml:space="preserve"> objęty będzie </w:t>
      </w:r>
      <w:ins w:id="2" w:author="Marek Kanikowski" w:date="2018-07-18T08:52:00Z">
        <w:r w:rsidR="00614E4E" w:rsidRPr="00614E4E">
          <w:rPr>
            <w:sz w:val="20"/>
            <w:szCs w:val="20"/>
          </w:rPr>
          <w:t xml:space="preserve">szeroko rozumianą </w:t>
        </w:r>
      </w:ins>
      <w:r w:rsidR="00614E4E" w:rsidRPr="00614E4E">
        <w:rPr>
          <w:sz w:val="20"/>
          <w:szCs w:val="20"/>
        </w:rPr>
        <w:t xml:space="preserve">opieką weterynaryjną wskazaną przez </w:t>
      </w:r>
      <w:ins w:id="3" w:author="Marek Kanikowski" w:date="2018-06-05T11:27:00Z">
        <w:r w:rsidR="00614E4E" w:rsidRPr="00614E4E">
          <w:rPr>
            <w:sz w:val="20"/>
            <w:szCs w:val="20"/>
          </w:rPr>
          <w:t>PRZEDSIĘBIORCĘ</w:t>
        </w:r>
      </w:ins>
      <w:ins w:id="4" w:author="Marek Kanikowski" w:date="2018-07-18T08:42:00Z">
        <w:r w:rsidR="00614E4E" w:rsidRPr="00614E4E">
          <w:rPr>
            <w:sz w:val="20"/>
            <w:szCs w:val="20"/>
          </w:rPr>
          <w:t>, której koszty do kwoty 10,00 złotych</w:t>
        </w:r>
      </w:ins>
      <w:ins w:id="5" w:author="Marek Kanikowski [2]" w:date="2019-01-29T11:17:00Z">
        <w:r w:rsidR="00614E4E" w:rsidRPr="00614E4E">
          <w:rPr>
            <w:sz w:val="20"/>
            <w:szCs w:val="20"/>
          </w:rPr>
          <w:t xml:space="preserve"> netto</w:t>
        </w:r>
      </w:ins>
      <w:ins w:id="6" w:author="Marek Kanikowski" w:date="2018-07-18T08:42:00Z">
        <w:r w:rsidR="00614E4E" w:rsidRPr="00614E4E">
          <w:rPr>
            <w:sz w:val="20"/>
            <w:szCs w:val="20"/>
          </w:rPr>
          <w:t xml:space="preserve"> za szt</w:t>
        </w:r>
      </w:ins>
      <w:ins w:id="7" w:author="Marek Kanikowski" w:date="2018-07-18T08:43:00Z">
        <w:r w:rsidR="00614E4E" w:rsidRPr="00614E4E">
          <w:rPr>
            <w:sz w:val="20"/>
            <w:szCs w:val="20"/>
          </w:rPr>
          <w:t xml:space="preserve">ukę ponosi PRZEDSIĘBIORCA, zaś </w:t>
        </w:r>
      </w:ins>
      <w:ins w:id="8" w:author="Marek Kanikowski" w:date="2018-07-18T08:44:00Z">
        <w:r w:rsidR="00614E4E" w:rsidRPr="00614E4E">
          <w:rPr>
            <w:sz w:val="20"/>
            <w:szCs w:val="20"/>
          </w:rPr>
          <w:t xml:space="preserve">wszystkie koszty powyżej 10,00 złotych </w:t>
        </w:r>
      </w:ins>
      <w:ins w:id="9" w:author="Marek Kanikowski [2]" w:date="2019-01-29T11:18:00Z">
        <w:r w:rsidR="00614E4E" w:rsidRPr="00614E4E">
          <w:rPr>
            <w:sz w:val="20"/>
            <w:szCs w:val="20"/>
          </w:rPr>
          <w:t xml:space="preserve">netto </w:t>
        </w:r>
      </w:ins>
      <w:ins w:id="10" w:author="Marek Kanikowski" w:date="2018-07-18T08:44:00Z">
        <w:r w:rsidR="00614E4E" w:rsidRPr="00614E4E">
          <w:rPr>
            <w:sz w:val="20"/>
            <w:szCs w:val="20"/>
          </w:rPr>
          <w:t xml:space="preserve">za sztukę </w:t>
        </w:r>
      </w:ins>
      <w:ins w:id="11" w:author="Marek Kanikowski" w:date="2018-07-18T08:45:00Z">
        <w:r w:rsidR="00614E4E" w:rsidRPr="00614E4E">
          <w:rPr>
            <w:sz w:val="20"/>
            <w:szCs w:val="20"/>
          </w:rPr>
          <w:t>ponosi PRODUCENT</w:t>
        </w:r>
      </w:ins>
      <w:del w:id="12" w:author="Marek Kanikowski" w:date="2018-06-05T11:27:00Z">
        <w:r w:rsidR="00614E4E" w:rsidRPr="00614E4E">
          <w:rPr>
            <w:sz w:val="20"/>
            <w:szCs w:val="20"/>
          </w:rPr>
          <w:delText>SPRZEDAJĄCEGO</w:delText>
        </w:r>
      </w:del>
      <w:r w:rsidR="00614E4E" w:rsidRPr="00614E4E">
        <w:rPr>
          <w:sz w:val="20"/>
          <w:szCs w:val="20"/>
        </w:rPr>
        <w:t>.</w:t>
      </w:r>
    </w:p>
    <w:p w14:paraId="7C53F273" w14:textId="77777777" w:rsidR="00F23A56" w:rsidRDefault="00F23A56">
      <w:pPr>
        <w:pStyle w:val="Akapitzlist"/>
        <w:numPr>
          <w:ilvl w:val="0"/>
          <w:numId w:val="9"/>
        </w:numPr>
        <w:jc w:val="both"/>
      </w:pPr>
      <w:r>
        <w:rPr>
          <w:sz w:val="20"/>
          <w:szCs w:val="20"/>
        </w:rPr>
        <w:t xml:space="preserve">Ponadto PRODUCENT zobowiązany jest zapewnić nabytym od PRZEDSIĘBIORCY warchlakom szeroko rozumianą opiekę weterynaryjną, stosując się do zaleceń PRZEDSIĘBIORCY, której całkowity koszt został wliczony w wynagrodzeniu PRODUCENTA, o którym mowa w </w:t>
      </w:r>
      <w:r>
        <w:rPr>
          <w:rFonts w:cs="Calibri"/>
          <w:sz w:val="20"/>
          <w:szCs w:val="20"/>
        </w:rPr>
        <w:t>§</w:t>
      </w:r>
      <w:r>
        <w:rPr>
          <w:sz w:val="20"/>
          <w:szCs w:val="20"/>
        </w:rPr>
        <w:t xml:space="preserve"> 9 ust. 2 Umowy.</w:t>
      </w:r>
    </w:p>
    <w:p w14:paraId="3B891712" w14:textId="77777777" w:rsidR="00F23A56" w:rsidRDefault="00F23A56">
      <w:pPr>
        <w:pStyle w:val="Akapitzlist"/>
        <w:numPr>
          <w:ilvl w:val="0"/>
          <w:numId w:val="9"/>
        </w:numPr>
        <w:jc w:val="both"/>
      </w:pPr>
      <w:r>
        <w:rPr>
          <w:sz w:val="20"/>
          <w:szCs w:val="20"/>
        </w:rPr>
        <w:t>PRODUCENT zobowiązuje się we własnym zakresie i na własny koszt posiadać i odnawiać w okresie obowiązywania Umowy wszelkie zezwolenia wymagane przez szczegółowe przepisy bezwzględnie obowiązujące, dotyczące prowadzenia  gospodarstwa oraz chlewni, w której prowadzona jest hodowla trzody.</w:t>
      </w:r>
    </w:p>
    <w:p w14:paraId="1546D998" w14:textId="77777777" w:rsidR="00F23A56" w:rsidRDefault="00F23A56">
      <w:pPr>
        <w:pStyle w:val="Akapitzlist"/>
        <w:numPr>
          <w:ilvl w:val="0"/>
          <w:numId w:val="9"/>
        </w:numPr>
        <w:jc w:val="both"/>
      </w:pPr>
      <w:r>
        <w:rPr>
          <w:sz w:val="20"/>
          <w:szCs w:val="20"/>
        </w:rPr>
        <w:t>PRODUCENT zobowiązuje się do zapewnienia przebiegu hodowli we właściwych warunkach zoohigienicznych i sanitarnych w szczególności przez zapewnienie:</w:t>
      </w:r>
    </w:p>
    <w:p w14:paraId="5A165DB4" w14:textId="77777777" w:rsidR="00F23A56" w:rsidRDefault="00F23A56">
      <w:pPr>
        <w:pStyle w:val="Akapitzlist"/>
        <w:numPr>
          <w:ilvl w:val="0"/>
          <w:numId w:val="7"/>
        </w:numPr>
        <w:jc w:val="both"/>
      </w:pPr>
      <w:r>
        <w:rPr>
          <w:sz w:val="20"/>
          <w:szCs w:val="20"/>
        </w:rPr>
        <w:t>Mat dezynfekcyjnych w istotnych miejscach gospodarstwa</w:t>
      </w:r>
    </w:p>
    <w:p w14:paraId="2715B927" w14:textId="77777777" w:rsidR="00F23A56" w:rsidRDefault="00F23A56">
      <w:pPr>
        <w:pStyle w:val="Akapitzlist"/>
        <w:numPr>
          <w:ilvl w:val="0"/>
          <w:numId w:val="7"/>
        </w:numPr>
        <w:jc w:val="both"/>
      </w:pPr>
      <w:r>
        <w:rPr>
          <w:sz w:val="20"/>
          <w:szCs w:val="20"/>
        </w:rPr>
        <w:t>Zapewnienie możliwości dezynfekcji rąk i obuwia</w:t>
      </w:r>
    </w:p>
    <w:p w14:paraId="076CE330" w14:textId="77777777" w:rsidR="00F23A56" w:rsidRDefault="00F23A56">
      <w:pPr>
        <w:pStyle w:val="Akapitzlist"/>
        <w:numPr>
          <w:ilvl w:val="0"/>
          <w:numId w:val="7"/>
        </w:numPr>
        <w:jc w:val="both"/>
      </w:pPr>
      <w:r>
        <w:rPr>
          <w:sz w:val="20"/>
          <w:szCs w:val="20"/>
        </w:rPr>
        <w:t>Ograniczenie ruchu osób postronnych oraz wjazdu na teren gospodarstwa</w:t>
      </w:r>
    </w:p>
    <w:p w14:paraId="77546FFE" w14:textId="77777777" w:rsidR="00F23A56" w:rsidRDefault="00F23A56">
      <w:pPr>
        <w:pStyle w:val="Akapitzlist"/>
        <w:numPr>
          <w:ilvl w:val="0"/>
          <w:numId w:val="7"/>
        </w:numPr>
        <w:jc w:val="both"/>
      </w:pPr>
      <w:r>
        <w:rPr>
          <w:sz w:val="20"/>
          <w:szCs w:val="20"/>
        </w:rPr>
        <w:t>Uniemożliwienie wstępu  osób postronnych na teren tuczarni</w:t>
      </w:r>
    </w:p>
    <w:p w14:paraId="7D594F04" w14:textId="77777777" w:rsidR="00F23A56" w:rsidRDefault="00F23A56">
      <w:pPr>
        <w:pStyle w:val="Akapitzlist"/>
        <w:numPr>
          <w:ilvl w:val="0"/>
          <w:numId w:val="7"/>
        </w:numPr>
        <w:jc w:val="both"/>
      </w:pPr>
      <w:r>
        <w:rPr>
          <w:sz w:val="20"/>
          <w:szCs w:val="20"/>
        </w:rPr>
        <w:t>Wyposażenie obiektów w system ostrzegania przed zanikiem zasilania w energię elektryczną</w:t>
      </w:r>
    </w:p>
    <w:p w14:paraId="66395472" w14:textId="77777777" w:rsidR="00F23A56" w:rsidRDefault="00F23A56">
      <w:pPr>
        <w:pStyle w:val="Akapitzlist"/>
        <w:numPr>
          <w:ilvl w:val="0"/>
          <w:numId w:val="9"/>
        </w:numPr>
        <w:jc w:val="both"/>
      </w:pPr>
      <w:r>
        <w:rPr>
          <w:sz w:val="20"/>
          <w:szCs w:val="20"/>
        </w:rPr>
        <w:t>PRODUCENT zobowiązany jest do zapewnienia ochrony liczebności i zdrowotności powierzonej trzody od ryzyka zewnętrznego, w tym jej kradzieży.</w:t>
      </w:r>
    </w:p>
    <w:p w14:paraId="40698D54" w14:textId="77777777" w:rsidR="00F23A56" w:rsidRDefault="00F23A56">
      <w:pPr>
        <w:pStyle w:val="Akapitzlist"/>
        <w:numPr>
          <w:ilvl w:val="0"/>
          <w:numId w:val="9"/>
        </w:numPr>
        <w:jc w:val="both"/>
      </w:pPr>
      <w:r>
        <w:rPr>
          <w:sz w:val="20"/>
          <w:szCs w:val="20"/>
        </w:rPr>
        <w:t>PRODUCENT zobowiązany jest do posiadania przez cały czas trwania Umowy ważnej i wiążącej umowy OC gospodarstwa.</w:t>
      </w:r>
    </w:p>
    <w:p w14:paraId="2C5FA948" w14:textId="77777777" w:rsidR="00F23A56" w:rsidRDefault="00F23A56">
      <w:pPr>
        <w:pStyle w:val="Akapitzlist"/>
        <w:numPr>
          <w:ilvl w:val="0"/>
          <w:numId w:val="9"/>
        </w:numPr>
        <w:jc w:val="both"/>
      </w:pPr>
      <w:r>
        <w:rPr>
          <w:sz w:val="20"/>
          <w:szCs w:val="20"/>
        </w:rPr>
        <w:t xml:space="preserve">PRODUCENT zobowiązany jest zgłosić do sprzedaży, w terminie każdorazowo wskazanym w dokumencie, którego wzór stanowi załącznik do Umowy, tożsamą ilość nabytych na podstawie Umowy warchlaków, pomniejszoną o udokumentowaną, zgłoszoną oraz zaakceptowaną przez PRZEDSIĘBIORCĘ ilość upadków. </w:t>
      </w:r>
    </w:p>
    <w:p w14:paraId="6CEDF9DB" w14:textId="77777777" w:rsidR="00F23A56" w:rsidRDefault="00F23A56">
      <w:pPr>
        <w:pStyle w:val="Akapitzlist"/>
        <w:numPr>
          <w:ilvl w:val="0"/>
          <w:numId w:val="9"/>
        </w:numPr>
        <w:jc w:val="both"/>
      </w:pPr>
      <w:r>
        <w:rPr>
          <w:sz w:val="20"/>
          <w:szCs w:val="20"/>
        </w:rPr>
        <w:t>PRODUCENT zobowiązany jest do przekazania wraz z tucznikami na rzecz PRZEDSIĘBIORCY wszelkich niezbędnych dokumentów dotyczących zbywanych tuczników.</w:t>
      </w:r>
    </w:p>
    <w:p w14:paraId="00974A70" w14:textId="77777777" w:rsidR="00F23A56" w:rsidRDefault="00F23A56">
      <w:pPr>
        <w:pStyle w:val="Akapitzlist"/>
        <w:numPr>
          <w:ilvl w:val="0"/>
          <w:numId w:val="9"/>
        </w:numPr>
        <w:jc w:val="both"/>
      </w:pPr>
      <w:r>
        <w:rPr>
          <w:rFonts w:cs="Calibri"/>
          <w:sz w:val="20"/>
          <w:szCs w:val="20"/>
        </w:rPr>
        <w:t xml:space="preserve"> </w:t>
      </w:r>
      <w:r>
        <w:rPr>
          <w:sz w:val="20"/>
          <w:szCs w:val="20"/>
        </w:rPr>
        <w:t xml:space="preserve">PRODUCENT zobowiązany jest zapewnić nabytym warchlakom właściwy nadzór Inspekcji Weterynaryjnej w okresie realizacji Umowy. </w:t>
      </w:r>
    </w:p>
    <w:p w14:paraId="470F522D" w14:textId="77777777" w:rsidR="00F23A56" w:rsidRDefault="00F23A56">
      <w:pPr>
        <w:pStyle w:val="Akapitzlist"/>
        <w:numPr>
          <w:ilvl w:val="0"/>
          <w:numId w:val="9"/>
        </w:numPr>
        <w:jc w:val="both"/>
      </w:pPr>
      <w:r>
        <w:rPr>
          <w:sz w:val="20"/>
          <w:szCs w:val="20"/>
        </w:rPr>
        <w:t>PRODUCENT zobowiązuje się do wydania PRZEDSIĘBIORCY tuczników czystych i nie karmionych min. 12h przed odbiorem z gospodarstwa bez obić i innych uszkodzeń.</w:t>
      </w:r>
    </w:p>
    <w:p w14:paraId="31D057A0" w14:textId="77777777" w:rsidR="00F23A56" w:rsidRDefault="00F23A56">
      <w:pPr>
        <w:pStyle w:val="Akapitzlist"/>
        <w:numPr>
          <w:ilvl w:val="0"/>
          <w:numId w:val="9"/>
        </w:numPr>
        <w:jc w:val="both"/>
      </w:pPr>
      <w:r>
        <w:rPr>
          <w:sz w:val="20"/>
          <w:szCs w:val="20"/>
        </w:rPr>
        <w:t>PRODUCENT zobowiązany jest do prawidłowego i czytelnego oznakowania zwierząt, zgodnie z aktualnie obowiązującymi  przepisami prawa.</w:t>
      </w:r>
    </w:p>
    <w:p w14:paraId="20BE5AD0" w14:textId="77777777" w:rsidR="00F23A56" w:rsidRDefault="00F23A56">
      <w:pPr>
        <w:pStyle w:val="Akapitzlist"/>
        <w:numPr>
          <w:ilvl w:val="0"/>
          <w:numId w:val="9"/>
        </w:numPr>
        <w:jc w:val="both"/>
      </w:pPr>
      <w:r>
        <w:rPr>
          <w:sz w:val="20"/>
          <w:szCs w:val="20"/>
        </w:rPr>
        <w:t>PRODUCENT ponosi odpowiedzialność za półtusze skonfiskowane z powodu braku lub nieczytelnego oznakowania sprzedawanych zwierząt.</w:t>
      </w:r>
    </w:p>
    <w:p w14:paraId="41AE8E31" w14:textId="77777777" w:rsidR="00F23A56" w:rsidRDefault="00F23A56">
      <w:pPr>
        <w:pStyle w:val="Akapitzlist"/>
        <w:numPr>
          <w:ilvl w:val="0"/>
          <w:numId w:val="9"/>
        </w:numPr>
        <w:jc w:val="both"/>
      </w:pPr>
      <w:r>
        <w:rPr>
          <w:sz w:val="20"/>
          <w:szCs w:val="20"/>
        </w:rPr>
        <w:t xml:space="preserve">PRODUCENT oświadcza, że jest zainteresowany zbyciem na rzecz PRZEDSIĘBIORCY wyprodukowanych tuczników oraz rozliczeniem sprzedaży na warunkach szczegółowo wskazanych </w:t>
      </w:r>
      <w:r>
        <w:rPr>
          <w:rFonts w:cs="Calibri"/>
          <w:sz w:val="20"/>
          <w:szCs w:val="20"/>
        </w:rPr>
        <w:t>§</w:t>
      </w:r>
      <w:r>
        <w:rPr>
          <w:sz w:val="20"/>
          <w:szCs w:val="20"/>
        </w:rPr>
        <w:t xml:space="preserve"> 9 ust. </w:t>
      </w:r>
      <w:r w:rsidR="00012150">
        <w:rPr>
          <w:sz w:val="20"/>
          <w:szCs w:val="20"/>
        </w:rPr>
        <w:t>5</w:t>
      </w:r>
      <w:r>
        <w:rPr>
          <w:sz w:val="20"/>
          <w:szCs w:val="20"/>
        </w:rPr>
        <w:t xml:space="preserve"> Umowy. </w:t>
      </w:r>
    </w:p>
    <w:p w14:paraId="6091C338" w14:textId="77777777" w:rsidR="00F23A56" w:rsidRPr="00614E4E" w:rsidRDefault="00F23A56" w:rsidP="00614E4E">
      <w:pPr>
        <w:pStyle w:val="Akapitzlist"/>
        <w:numPr>
          <w:ilvl w:val="0"/>
          <w:numId w:val="9"/>
        </w:numPr>
        <w:jc w:val="both"/>
      </w:pPr>
      <w:r>
        <w:rPr>
          <w:sz w:val="20"/>
          <w:szCs w:val="20"/>
        </w:rPr>
        <w:lastRenderedPageBreak/>
        <w:t>PRODUCENT w okresie hodowli nie może zwierząt sprzedać lub dysponować nimi pod jakimkolwiek tytułem prawnym innym podmiotom. PRODUCENT nie może składać jakichkolwiek oświadczeń woli względem podmiotów trzecich co do nabytej od PRZEDSIĘBIORCY trzody.</w:t>
      </w:r>
    </w:p>
    <w:p w14:paraId="52FB17E1" w14:textId="77777777" w:rsidR="00F23A56" w:rsidRPr="00614E4E" w:rsidRDefault="00F23A56" w:rsidP="00614E4E">
      <w:pPr>
        <w:pStyle w:val="Akapitzlist"/>
        <w:numPr>
          <w:ilvl w:val="0"/>
          <w:numId w:val="9"/>
        </w:numPr>
        <w:spacing w:after="0"/>
        <w:jc w:val="both"/>
      </w:pPr>
      <w:r>
        <w:rPr>
          <w:sz w:val="20"/>
          <w:szCs w:val="20"/>
        </w:rPr>
        <w:t xml:space="preserve">PRODUCENT w okresie hodowli zobowiązuje się do niezwłocznego informowania PRZEDSIĘBIORCY w formie pisemnej o wszelkich toczących się względem PRODUCENTA postępowaniach sądowych, administracyjnych, karnych lub egzekucyjnych, które mogą mieć wpływ na wykonanie Umowy. </w:t>
      </w:r>
      <w:bookmarkStart w:id="13" w:name="_Hlk6225015"/>
      <w:r>
        <w:rPr>
          <w:sz w:val="20"/>
          <w:szCs w:val="20"/>
        </w:rPr>
        <w:t>W przypadku stwierdzenia zaniechania przez PRODUCENTA obowiązku, o którym mowa w zdaniu poprzednim, PRZEDSIĘBIORCA może dochodzić od PRODUCENTA kary umownej w wysokości 20.000,00 złotych</w:t>
      </w:r>
      <w:bookmarkEnd w:id="13"/>
      <w:r>
        <w:rPr>
          <w:sz w:val="20"/>
          <w:szCs w:val="20"/>
        </w:rPr>
        <w:t>.</w:t>
      </w:r>
    </w:p>
    <w:p w14:paraId="05CFF918" w14:textId="77777777" w:rsidR="00614E4E" w:rsidRPr="00614E4E" w:rsidRDefault="00614E4E" w:rsidP="00614E4E">
      <w:pPr>
        <w:numPr>
          <w:ilvl w:val="0"/>
          <w:numId w:val="9"/>
        </w:numPr>
        <w:spacing w:after="0"/>
        <w:jc w:val="both"/>
        <w:rPr>
          <w:sz w:val="20"/>
          <w:szCs w:val="20"/>
        </w:rPr>
      </w:pPr>
      <w:r w:rsidRPr="00614E4E">
        <w:rPr>
          <w:sz w:val="20"/>
          <w:szCs w:val="20"/>
        </w:rPr>
        <w:t>PRODUCENT jest zobowiązany udostępniać PRZEDSIĘBIORCY chlewnię celem przeważenia tuczników. Jednocześnie PRODUCENT jest zobowiązany czynnie uczestniczyć podczas każdorazowych przeważeń. Ponadto Strony postanawiają, że przedmiotowe przeważenia będą dokonywane raz na dwadzieścia jeden dni każdorazowego rzutu, zaś odmowa udostępnienia chlewni oraz brak współpracy PRODUCENTA z PRZEDSIĘBIORCĄ  skutkować będzie obniżeniem poziomu zysku, o którym mowa w § 9 ust. 1 Umowy, o kwotę 10,00 złotych  za sztukę.</w:t>
      </w:r>
    </w:p>
    <w:p w14:paraId="1693C5D8" w14:textId="77777777" w:rsidR="00F23A56" w:rsidRDefault="00F23A56">
      <w:pPr>
        <w:pStyle w:val="Akapitzlist"/>
        <w:jc w:val="center"/>
        <w:rPr>
          <w:sz w:val="20"/>
          <w:szCs w:val="20"/>
        </w:rPr>
      </w:pPr>
    </w:p>
    <w:p w14:paraId="3E19A4D1" w14:textId="77777777" w:rsidR="00F23A56" w:rsidRDefault="00F23A56">
      <w:pPr>
        <w:pStyle w:val="Akapitzlist"/>
        <w:jc w:val="center"/>
      </w:pPr>
      <w:r>
        <w:rPr>
          <w:rFonts w:cs="Calibri"/>
          <w:b/>
        </w:rPr>
        <w:t>§</w:t>
      </w:r>
      <w:r>
        <w:rPr>
          <w:b/>
        </w:rPr>
        <w:t>3</w:t>
      </w:r>
    </w:p>
    <w:p w14:paraId="78D4CC5A" w14:textId="77777777" w:rsidR="00F23A56" w:rsidRDefault="00F23A56">
      <w:pPr>
        <w:pStyle w:val="Akapitzlist"/>
        <w:jc w:val="center"/>
      </w:pPr>
      <w:r>
        <w:rPr>
          <w:rFonts w:cs="Calibri"/>
          <w:b/>
        </w:rPr>
        <w:t>Zobowiązania PRZEDSIĘBIORCY</w:t>
      </w:r>
    </w:p>
    <w:p w14:paraId="16B07E27" w14:textId="77777777" w:rsidR="00F23A56" w:rsidRDefault="00F23A56">
      <w:pPr>
        <w:pStyle w:val="Akapitzlist"/>
        <w:ind w:left="340"/>
        <w:jc w:val="center"/>
        <w:rPr>
          <w:b/>
        </w:rPr>
      </w:pPr>
    </w:p>
    <w:p w14:paraId="0BE44F8D" w14:textId="77777777" w:rsidR="00F23A56" w:rsidRDefault="00F23A56">
      <w:pPr>
        <w:pStyle w:val="Akapitzlist"/>
        <w:numPr>
          <w:ilvl w:val="0"/>
          <w:numId w:val="11"/>
        </w:numPr>
        <w:ind w:left="700"/>
        <w:jc w:val="both"/>
      </w:pPr>
      <w:r>
        <w:rPr>
          <w:sz w:val="20"/>
          <w:szCs w:val="20"/>
        </w:rPr>
        <w:t>PRZEDSIĘBIORCA, po zakończeniu hodowli, zobowiązuje się zakupić i odebrać tuczniki wytworzone ze sprzedanych PRODUCENTOWI warchlaków.</w:t>
      </w:r>
    </w:p>
    <w:p w14:paraId="50CC7C3C" w14:textId="77777777" w:rsidR="00F23A56" w:rsidRDefault="00F23A56">
      <w:pPr>
        <w:pStyle w:val="Akapitzlist"/>
        <w:numPr>
          <w:ilvl w:val="0"/>
          <w:numId w:val="11"/>
        </w:numPr>
        <w:ind w:left="700"/>
        <w:jc w:val="both"/>
      </w:pPr>
      <w:r>
        <w:rPr>
          <w:sz w:val="20"/>
          <w:szCs w:val="20"/>
        </w:rPr>
        <w:t>PRZEDSIĘBIORCA odbierze od PRODUCENTA tuczniki z miejsca prowadzenia hodowli, w terminie szczegółowo wskazanym w dokumencie stanowiącym załącznik do Umowy, pod warunkiem zapewnienia przez PRODUCENTA odpowiedniego dojazdu dla samochodów PRZEDSIĘBIORCY.</w:t>
      </w:r>
    </w:p>
    <w:p w14:paraId="4FC6E37C" w14:textId="77777777" w:rsidR="00F23A56" w:rsidRDefault="00F23A56">
      <w:pPr>
        <w:pStyle w:val="Akapitzlist"/>
        <w:numPr>
          <w:ilvl w:val="0"/>
          <w:numId w:val="11"/>
        </w:numPr>
        <w:ind w:left="700"/>
        <w:jc w:val="both"/>
      </w:pPr>
      <w:r>
        <w:rPr>
          <w:sz w:val="20"/>
          <w:szCs w:val="20"/>
        </w:rPr>
        <w:t>PRZEDSIĘBIORCA zobowiązuje się do wystawienia przy odbiorze tuczników dokumentu ,,dowód odbioru” z zaznaczeniem ilości oraz wagi odbieranych sztuk, a PRODUCENT zobowiązany jest do złożenia na tym dokumencie własnoręcznego podpisu.</w:t>
      </w:r>
    </w:p>
    <w:p w14:paraId="1C11F626" w14:textId="77777777" w:rsidR="00F23A56" w:rsidRDefault="00F23A56">
      <w:pPr>
        <w:pStyle w:val="Akapitzlist"/>
        <w:numPr>
          <w:ilvl w:val="0"/>
          <w:numId w:val="11"/>
        </w:numPr>
        <w:ind w:left="700"/>
        <w:jc w:val="both"/>
      </w:pPr>
      <w:r>
        <w:rPr>
          <w:sz w:val="20"/>
          <w:szCs w:val="20"/>
        </w:rPr>
        <w:t xml:space="preserve">PRZEDSIĘBIORCA zobowiązuje się przekazać PRODUCENTOWI, w terminie trzech dni roboczych liczonych od dnia każdorazowego odbioru tucznika, w formie elektronicznej, informacje dotyczące ilości oraz jakości tuczników. Powyższe informacje będą podstawą do dokonania przez PRZEDSIĘBIORCĘ ostatecznego rozliczenia, przeprowadzonego na zasadach o których mowa w </w:t>
      </w:r>
      <w:r>
        <w:rPr>
          <w:rFonts w:cs="Calibri"/>
          <w:sz w:val="20"/>
          <w:szCs w:val="20"/>
        </w:rPr>
        <w:t>§</w:t>
      </w:r>
      <w:r>
        <w:rPr>
          <w:sz w:val="20"/>
          <w:szCs w:val="20"/>
        </w:rPr>
        <w:t xml:space="preserve"> 9 ust. 2-6 Umowy.  </w:t>
      </w:r>
    </w:p>
    <w:p w14:paraId="781CCB12" w14:textId="77777777" w:rsidR="00F23A56" w:rsidRDefault="00F23A56">
      <w:pPr>
        <w:ind w:left="720"/>
        <w:jc w:val="center"/>
      </w:pPr>
      <w:r>
        <w:rPr>
          <w:rFonts w:cs="Calibri"/>
          <w:b/>
        </w:rPr>
        <w:t>§</w:t>
      </w:r>
      <w:r>
        <w:rPr>
          <w:b/>
        </w:rPr>
        <w:t>4</w:t>
      </w:r>
    </w:p>
    <w:p w14:paraId="03A76562" w14:textId="77777777" w:rsidR="00F23A56" w:rsidRDefault="00F23A56">
      <w:pPr>
        <w:pStyle w:val="Akapitzlist"/>
        <w:jc w:val="center"/>
      </w:pPr>
      <w:r>
        <w:rPr>
          <w:b/>
        </w:rPr>
        <w:t>KOSZTY</w:t>
      </w:r>
    </w:p>
    <w:p w14:paraId="47E90D2F" w14:textId="77777777" w:rsidR="00F23A56" w:rsidRDefault="00F23A56">
      <w:pPr>
        <w:pStyle w:val="Akapitzlist"/>
        <w:ind w:left="1080"/>
        <w:jc w:val="center"/>
        <w:rPr>
          <w:b/>
        </w:rPr>
      </w:pPr>
    </w:p>
    <w:p w14:paraId="52ABA0D6" w14:textId="77777777" w:rsidR="00F23A56" w:rsidRDefault="00F23A56">
      <w:pPr>
        <w:pStyle w:val="Akapitzlist"/>
        <w:numPr>
          <w:ilvl w:val="0"/>
          <w:numId w:val="6"/>
        </w:numPr>
        <w:jc w:val="both"/>
      </w:pPr>
      <w:r>
        <w:rPr>
          <w:sz w:val="20"/>
          <w:szCs w:val="20"/>
        </w:rPr>
        <w:t>PRZEDSIĘBIORCA dostarczy na własny koszt PRODUCENTOWI warchlaki. Przyjęcie dostarczonych przez PRZEDSIĘBIORCĘ warchlaków nastąpi na podstawie dokumentu „dowód dostawy”. Od chwili faktycznego przekazania PRODUCENTOWI warchlaków, PRODUCENT ponosi za nie odpowiedzialność.</w:t>
      </w:r>
    </w:p>
    <w:p w14:paraId="1D4606A3" w14:textId="77777777" w:rsidR="00F23A56" w:rsidRDefault="00F23A56">
      <w:pPr>
        <w:pStyle w:val="Akapitzlist"/>
        <w:numPr>
          <w:ilvl w:val="0"/>
          <w:numId w:val="6"/>
        </w:numPr>
        <w:jc w:val="both"/>
      </w:pPr>
      <w:r>
        <w:rPr>
          <w:sz w:val="20"/>
          <w:szCs w:val="20"/>
        </w:rPr>
        <w:t>PRZEDSIĘBIORCA odbierze tuczniki po zakończeniu tuczu od PRODUCENTA na koszt własny. PRODUCENT przeprowadzi załadunek tuczników na pojazdy podstawione przez PRZEDSIĘBIORCĘ na własny koszt.</w:t>
      </w:r>
    </w:p>
    <w:p w14:paraId="22796D57" w14:textId="77777777" w:rsidR="00F23A56" w:rsidRDefault="00F23A56">
      <w:pPr>
        <w:pStyle w:val="Akapitzlist"/>
        <w:numPr>
          <w:ilvl w:val="0"/>
          <w:numId w:val="6"/>
        </w:numPr>
        <w:jc w:val="both"/>
      </w:pPr>
      <w:r>
        <w:rPr>
          <w:sz w:val="20"/>
          <w:szCs w:val="20"/>
        </w:rPr>
        <w:t>PRODUCENT we własnym zakresie i na własne ryzyko pokrywa koszty związane z zapewnieniem prawidłowych warunków tuczu w tym koszt wyżywienia, ew. pracowników, opieki weterynaryjnej tuczników, energii elektrycznej, wody, słomy, sprzątania obiektu, mycia i dezynfekcji oraz niezbędnej kwarantanny.</w:t>
      </w:r>
    </w:p>
    <w:p w14:paraId="27645915" w14:textId="77777777" w:rsidR="00F23A56" w:rsidRDefault="00F23A56">
      <w:pPr>
        <w:pStyle w:val="Akapitzlist"/>
        <w:numPr>
          <w:ilvl w:val="0"/>
          <w:numId w:val="6"/>
        </w:numPr>
        <w:jc w:val="both"/>
      </w:pPr>
      <w:r>
        <w:rPr>
          <w:sz w:val="20"/>
          <w:szCs w:val="20"/>
        </w:rPr>
        <w:t>PRODUCENT we własnym zakresie pokrywa koszty zgodnego z obowiązującymi przepisami zagospodarowania gnojowicy, obornika i innych odpadów i nieczystości powstających w procesie tuczu.</w:t>
      </w:r>
    </w:p>
    <w:p w14:paraId="4FBA3021" w14:textId="77777777" w:rsidR="00F23A56" w:rsidRDefault="00F23A56">
      <w:pPr>
        <w:pStyle w:val="Akapitzlist"/>
        <w:jc w:val="center"/>
        <w:rPr>
          <w:rFonts w:cs="Calibri"/>
          <w:b/>
          <w:sz w:val="20"/>
          <w:szCs w:val="20"/>
        </w:rPr>
      </w:pPr>
    </w:p>
    <w:p w14:paraId="34D52FFD" w14:textId="77777777" w:rsidR="007F62B5" w:rsidRDefault="007F62B5">
      <w:pPr>
        <w:pStyle w:val="Akapitzlist"/>
        <w:jc w:val="center"/>
        <w:rPr>
          <w:rFonts w:cs="Calibri"/>
          <w:b/>
          <w:sz w:val="20"/>
          <w:szCs w:val="20"/>
        </w:rPr>
      </w:pPr>
    </w:p>
    <w:p w14:paraId="719EDA1E" w14:textId="77777777" w:rsidR="007F62B5" w:rsidRDefault="007F62B5">
      <w:pPr>
        <w:pStyle w:val="Akapitzlist"/>
        <w:jc w:val="center"/>
        <w:rPr>
          <w:rFonts w:cs="Calibri"/>
          <w:b/>
          <w:sz w:val="20"/>
          <w:szCs w:val="20"/>
        </w:rPr>
      </w:pPr>
    </w:p>
    <w:p w14:paraId="7622AF99" w14:textId="77777777" w:rsidR="00F23A56" w:rsidRDefault="00F23A56">
      <w:pPr>
        <w:pStyle w:val="Akapitzlist"/>
        <w:jc w:val="center"/>
      </w:pPr>
      <w:r>
        <w:rPr>
          <w:rFonts w:cs="Calibri"/>
          <w:b/>
        </w:rPr>
        <w:lastRenderedPageBreak/>
        <w:t>§</w:t>
      </w:r>
      <w:r>
        <w:rPr>
          <w:b/>
        </w:rPr>
        <w:t>5</w:t>
      </w:r>
    </w:p>
    <w:p w14:paraId="2BB786C8" w14:textId="77777777" w:rsidR="00F23A56" w:rsidRDefault="00F23A56">
      <w:pPr>
        <w:pStyle w:val="Akapitzlist"/>
        <w:jc w:val="center"/>
      </w:pPr>
      <w:r>
        <w:rPr>
          <w:b/>
        </w:rPr>
        <w:t>PASZA</w:t>
      </w:r>
    </w:p>
    <w:p w14:paraId="3ABA666C" w14:textId="77777777" w:rsidR="00F23A56" w:rsidRDefault="00F23A56">
      <w:pPr>
        <w:pStyle w:val="Akapitzlist"/>
        <w:jc w:val="center"/>
        <w:rPr>
          <w:b/>
        </w:rPr>
      </w:pPr>
    </w:p>
    <w:p w14:paraId="1BF806D1" w14:textId="77777777" w:rsidR="00F23A56" w:rsidRDefault="00F23A56">
      <w:pPr>
        <w:pStyle w:val="Akapitzlist"/>
        <w:numPr>
          <w:ilvl w:val="0"/>
          <w:numId w:val="4"/>
        </w:numPr>
        <w:jc w:val="both"/>
      </w:pPr>
      <w:r>
        <w:rPr>
          <w:sz w:val="20"/>
          <w:szCs w:val="20"/>
        </w:rPr>
        <w:t xml:space="preserve">Mając na uwadze </w:t>
      </w:r>
      <w:r>
        <w:rPr>
          <w:rFonts w:cs="Calibri"/>
          <w:sz w:val="20"/>
          <w:szCs w:val="20"/>
        </w:rPr>
        <w:t>§</w:t>
      </w:r>
      <w:r>
        <w:rPr>
          <w:sz w:val="20"/>
          <w:szCs w:val="20"/>
        </w:rPr>
        <w:t xml:space="preserve"> 2 ust. 2 Umowy, Strony Umowy zgodnie przyjmują normy zużycia paszy na 1 kg przyrostu, co oznacza, że PRZEDSIĘBIORCA będzie ponosił koszt zakupu paszy do kwoty wynikającej z przedmiotowej normy, zaś w przypadku zużycia przez PRODUCENTA paszy powyżej normy, to PRODUCENT będzie ponosił bezpośredni koszt za ponadnormatywne zużycie paszy. Dodatkowo, Strony zgodnie zastrzegają, iż powyższy sposób wzajemnego rozliczenia z tytułu nabytej </w:t>
      </w:r>
    </w:p>
    <w:p w14:paraId="152A41A4" w14:textId="77777777" w:rsidR="00F23A56" w:rsidRDefault="00F23A56">
      <w:pPr>
        <w:pStyle w:val="Akapitzlist"/>
        <w:jc w:val="both"/>
        <w:rPr>
          <w:sz w:val="20"/>
          <w:szCs w:val="20"/>
        </w:rPr>
      </w:pPr>
    </w:p>
    <w:p w14:paraId="1124EF85" w14:textId="77777777" w:rsidR="00F23A56" w:rsidRDefault="00F23A56">
      <w:pPr>
        <w:pStyle w:val="Akapitzlist"/>
        <w:jc w:val="both"/>
      </w:pPr>
      <w:r>
        <w:rPr>
          <w:sz w:val="20"/>
          <w:szCs w:val="20"/>
        </w:rPr>
        <w:t>paszy przez PRODUCENTA, znajdzie zastosowanie w przypadku wydania przez PRODUCENTA tuczników, których średnia waga żywa będzie wynosić:</w:t>
      </w:r>
    </w:p>
    <w:p w14:paraId="51058AF8" w14:textId="77777777" w:rsidR="00F23A56" w:rsidRDefault="00F23A56">
      <w:pPr>
        <w:ind w:left="360"/>
      </w:pPr>
      <w:r>
        <w:rPr>
          <w:b/>
          <w:bCs/>
          <w:sz w:val="20"/>
          <w:szCs w:val="20"/>
        </w:rPr>
        <w:t xml:space="preserve">        - </w:t>
      </w:r>
      <w:r w:rsidR="00A66D31">
        <w:rPr>
          <w:b/>
          <w:bCs/>
          <w:sz w:val="20"/>
          <w:szCs w:val="20"/>
        </w:rPr>
        <w:t>od</w:t>
      </w:r>
      <w:r>
        <w:rPr>
          <w:b/>
          <w:bCs/>
          <w:sz w:val="20"/>
          <w:szCs w:val="20"/>
        </w:rPr>
        <w:t xml:space="preserve"> 126,1 kg – 2,</w:t>
      </w:r>
      <w:r w:rsidR="00B578B1">
        <w:rPr>
          <w:b/>
          <w:bCs/>
          <w:sz w:val="20"/>
          <w:szCs w:val="20"/>
        </w:rPr>
        <w:t>90</w:t>
      </w:r>
      <w:r>
        <w:rPr>
          <w:b/>
          <w:bCs/>
          <w:sz w:val="20"/>
          <w:szCs w:val="20"/>
        </w:rPr>
        <w:t xml:space="preserve"> kg paszy na 1 kg przyrostu;</w:t>
      </w:r>
    </w:p>
    <w:p w14:paraId="5CB13B23" w14:textId="77777777" w:rsidR="00F23A56" w:rsidRDefault="00F23A56">
      <w:pPr>
        <w:ind w:firstLine="360"/>
      </w:pPr>
      <w:r>
        <w:rPr>
          <w:b/>
          <w:bCs/>
          <w:sz w:val="20"/>
          <w:szCs w:val="20"/>
        </w:rPr>
        <w:t xml:space="preserve">        - </w:t>
      </w:r>
      <w:r w:rsidR="00A66D31">
        <w:rPr>
          <w:b/>
          <w:bCs/>
          <w:sz w:val="20"/>
          <w:szCs w:val="20"/>
        </w:rPr>
        <w:t>od</w:t>
      </w:r>
      <w:r>
        <w:rPr>
          <w:b/>
          <w:bCs/>
          <w:sz w:val="20"/>
          <w:szCs w:val="20"/>
        </w:rPr>
        <w:t xml:space="preserve"> 122,1 kg</w:t>
      </w:r>
      <w:r w:rsidR="00A66D31">
        <w:rPr>
          <w:b/>
          <w:bCs/>
          <w:sz w:val="20"/>
          <w:szCs w:val="20"/>
        </w:rPr>
        <w:t xml:space="preserve"> do 126 kg</w:t>
      </w:r>
      <w:r>
        <w:rPr>
          <w:b/>
          <w:bCs/>
          <w:sz w:val="20"/>
          <w:szCs w:val="20"/>
        </w:rPr>
        <w:t xml:space="preserve"> – 2,8</w:t>
      </w:r>
      <w:r w:rsidR="00B578B1">
        <w:rPr>
          <w:b/>
          <w:bCs/>
          <w:sz w:val="20"/>
          <w:szCs w:val="20"/>
        </w:rPr>
        <w:t>5</w:t>
      </w:r>
      <w:r>
        <w:rPr>
          <w:b/>
          <w:bCs/>
          <w:sz w:val="20"/>
          <w:szCs w:val="20"/>
        </w:rPr>
        <w:t xml:space="preserve"> kg paszy na 1 kg przyrostu;</w:t>
      </w:r>
    </w:p>
    <w:p w14:paraId="16368EE6" w14:textId="77777777" w:rsidR="00F23A56" w:rsidRDefault="00F23A56">
      <w:pPr>
        <w:ind w:firstLine="360"/>
      </w:pPr>
      <w:r>
        <w:rPr>
          <w:b/>
          <w:bCs/>
          <w:sz w:val="20"/>
          <w:szCs w:val="20"/>
        </w:rPr>
        <w:t xml:space="preserve">        - </w:t>
      </w:r>
      <w:r w:rsidR="00A66D31">
        <w:rPr>
          <w:b/>
          <w:bCs/>
          <w:sz w:val="20"/>
          <w:szCs w:val="20"/>
        </w:rPr>
        <w:t xml:space="preserve">od </w:t>
      </w:r>
      <w:r>
        <w:rPr>
          <w:b/>
          <w:bCs/>
          <w:sz w:val="20"/>
          <w:szCs w:val="20"/>
        </w:rPr>
        <w:t>118,1 kg</w:t>
      </w:r>
      <w:r w:rsidR="00A66D31">
        <w:rPr>
          <w:b/>
          <w:bCs/>
          <w:sz w:val="20"/>
          <w:szCs w:val="20"/>
        </w:rPr>
        <w:t xml:space="preserve"> do 122 kg</w:t>
      </w:r>
      <w:r>
        <w:rPr>
          <w:b/>
          <w:bCs/>
          <w:sz w:val="20"/>
          <w:szCs w:val="20"/>
        </w:rPr>
        <w:t xml:space="preserve"> – 2,</w:t>
      </w:r>
      <w:r w:rsidR="00B578B1">
        <w:rPr>
          <w:b/>
          <w:bCs/>
          <w:sz w:val="20"/>
          <w:szCs w:val="20"/>
        </w:rPr>
        <w:t>80</w:t>
      </w:r>
      <w:r>
        <w:rPr>
          <w:b/>
          <w:bCs/>
          <w:sz w:val="20"/>
          <w:szCs w:val="20"/>
        </w:rPr>
        <w:t xml:space="preserve"> kg paszy na 1 kg przyrostu;</w:t>
      </w:r>
    </w:p>
    <w:p w14:paraId="4614D795" w14:textId="77777777" w:rsidR="00F23A56" w:rsidRDefault="00F23A56">
      <w:pPr>
        <w:ind w:firstLine="360"/>
      </w:pPr>
      <w:r>
        <w:rPr>
          <w:b/>
          <w:bCs/>
          <w:sz w:val="20"/>
          <w:szCs w:val="20"/>
        </w:rPr>
        <w:t xml:space="preserve">        - </w:t>
      </w:r>
      <w:r w:rsidR="00A66D31">
        <w:rPr>
          <w:b/>
          <w:bCs/>
          <w:sz w:val="20"/>
          <w:szCs w:val="20"/>
        </w:rPr>
        <w:t>od 115,1</w:t>
      </w:r>
      <w:r>
        <w:rPr>
          <w:b/>
          <w:bCs/>
          <w:sz w:val="20"/>
          <w:szCs w:val="20"/>
        </w:rPr>
        <w:t xml:space="preserve"> kg </w:t>
      </w:r>
      <w:r w:rsidR="00A66D31">
        <w:rPr>
          <w:b/>
          <w:bCs/>
          <w:sz w:val="20"/>
          <w:szCs w:val="20"/>
        </w:rPr>
        <w:t>do</w:t>
      </w:r>
      <w:r>
        <w:rPr>
          <w:b/>
          <w:bCs/>
          <w:sz w:val="20"/>
          <w:szCs w:val="20"/>
        </w:rPr>
        <w:t xml:space="preserve"> </w:t>
      </w:r>
      <w:r w:rsidR="00A66D31">
        <w:rPr>
          <w:b/>
          <w:bCs/>
          <w:sz w:val="20"/>
          <w:szCs w:val="20"/>
        </w:rPr>
        <w:t>118</w:t>
      </w:r>
      <w:r>
        <w:rPr>
          <w:b/>
          <w:bCs/>
          <w:sz w:val="20"/>
          <w:szCs w:val="20"/>
        </w:rPr>
        <w:t xml:space="preserve"> kg – 2,7</w:t>
      </w:r>
      <w:r w:rsidR="00B578B1">
        <w:rPr>
          <w:b/>
          <w:bCs/>
          <w:sz w:val="20"/>
          <w:szCs w:val="20"/>
        </w:rPr>
        <w:t>5</w:t>
      </w:r>
      <w:r>
        <w:rPr>
          <w:b/>
          <w:bCs/>
          <w:sz w:val="20"/>
          <w:szCs w:val="20"/>
        </w:rPr>
        <w:t xml:space="preserve"> kg paszy na 1 kg przyrostu;</w:t>
      </w:r>
    </w:p>
    <w:p w14:paraId="289F5AA7" w14:textId="77777777" w:rsidR="00F23A56" w:rsidRDefault="00F23A56">
      <w:pPr>
        <w:ind w:firstLine="360"/>
        <w:jc w:val="both"/>
      </w:pPr>
      <w:r>
        <w:rPr>
          <w:b/>
          <w:bCs/>
          <w:sz w:val="20"/>
          <w:szCs w:val="20"/>
        </w:rPr>
        <w:t xml:space="preserve">        - </w:t>
      </w:r>
      <w:r w:rsidR="00A66D31">
        <w:rPr>
          <w:b/>
          <w:bCs/>
          <w:sz w:val="20"/>
          <w:szCs w:val="20"/>
        </w:rPr>
        <w:t>od</w:t>
      </w:r>
      <w:r>
        <w:rPr>
          <w:b/>
          <w:bCs/>
          <w:sz w:val="20"/>
          <w:szCs w:val="20"/>
        </w:rPr>
        <w:t xml:space="preserve"> 110,1 kg </w:t>
      </w:r>
      <w:r w:rsidR="00A66D31">
        <w:rPr>
          <w:b/>
          <w:bCs/>
          <w:sz w:val="20"/>
          <w:szCs w:val="20"/>
        </w:rPr>
        <w:t>do 115</w:t>
      </w:r>
      <w:r>
        <w:rPr>
          <w:b/>
          <w:bCs/>
          <w:sz w:val="20"/>
          <w:szCs w:val="20"/>
        </w:rPr>
        <w:t xml:space="preserve"> kg</w:t>
      </w:r>
      <w:r w:rsidR="00A66D31">
        <w:rPr>
          <w:b/>
          <w:bCs/>
          <w:sz w:val="20"/>
          <w:szCs w:val="20"/>
        </w:rPr>
        <w:t xml:space="preserve"> – 2,70 kg</w:t>
      </w:r>
      <w:r>
        <w:rPr>
          <w:b/>
          <w:bCs/>
          <w:sz w:val="20"/>
          <w:szCs w:val="20"/>
        </w:rPr>
        <w:t xml:space="preserve"> paszy na 1 kg przyrostu</w:t>
      </w:r>
      <w:r>
        <w:rPr>
          <w:sz w:val="20"/>
          <w:szCs w:val="20"/>
        </w:rPr>
        <w:t xml:space="preserve">. </w:t>
      </w:r>
    </w:p>
    <w:p w14:paraId="04658540" w14:textId="77777777" w:rsidR="00F23A56" w:rsidRDefault="00F23A56">
      <w:pPr>
        <w:pStyle w:val="Akapitzlist"/>
        <w:numPr>
          <w:ilvl w:val="0"/>
          <w:numId w:val="4"/>
        </w:numPr>
        <w:spacing w:after="0"/>
        <w:jc w:val="both"/>
      </w:pPr>
      <w:r>
        <w:rPr>
          <w:sz w:val="20"/>
          <w:szCs w:val="20"/>
        </w:rPr>
        <w:t xml:space="preserve">Podstawą do wyliczenia ostatecznego przyrostu danego cyklu tuczników, o którym mowa w </w:t>
      </w:r>
      <w:r>
        <w:rPr>
          <w:rFonts w:cs="Calibri"/>
          <w:sz w:val="20"/>
          <w:szCs w:val="20"/>
        </w:rPr>
        <w:t>§</w:t>
      </w:r>
      <w:r>
        <w:rPr>
          <w:sz w:val="20"/>
          <w:szCs w:val="20"/>
        </w:rPr>
        <w:t xml:space="preserve"> 5 ust. 1 Umowy, będzie różnica wagi odebranych przez PRZEDSIĘBIORCĘ od PRODUCENTA tuczników, a ich początkowa waga z miejsca załadunku – Dania.</w:t>
      </w:r>
    </w:p>
    <w:p w14:paraId="45B58DCA" w14:textId="77777777" w:rsidR="00F23A56" w:rsidRDefault="00F23A56">
      <w:pPr>
        <w:numPr>
          <w:ilvl w:val="0"/>
          <w:numId w:val="4"/>
        </w:numPr>
        <w:spacing w:after="160" w:line="256" w:lineRule="auto"/>
        <w:jc w:val="both"/>
      </w:pPr>
      <w:r>
        <w:rPr>
          <w:sz w:val="20"/>
          <w:szCs w:val="20"/>
        </w:rPr>
        <w:t xml:space="preserve">Cenę paszy, za którą na zasadach określonych w </w:t>
      </w:r>
      <w:r>
        <w:rPr>
          <w:rFonts w:cs="Calibri"/>
          <w:sz w:val="20"/>
          <w:szCs w:val="20"/>
        </w:rPr>
        <w:t>§</w:t>
      </w:r>
      <w:r>
        <w:rPr>
          <w:sz w:val="20"/>
          <w:szCs w:val="20"/>
        </w:rPr>
        <w:t xml:space="preserve"> 5 ust. 1 Umowy, ostateczny koszt będzie ponosił PRZEDSIĘBIORCA,     Strony Umowy każdorazowo będą ustalać przy rozpoczęciu kolejnego cyklu, co zostanie potwierdzone we właściwym dokumencie, którego  wzór stanowi załącznik Umowy. </w:t>
      </w:r>
    </w:p>
    <w:p w14:paraId="610D584C" w14:textId="77777777" w:rsidR="00F23A56" w:rsidRDefault="00F23A56">
      <w:pPr>
        <w:jc w:val="both"/>
        <w:rPr>
          <w:rFonts w:cs="Calibri"/>
          <w:sz w:val="20"/>
          <w:szCs w:val="20"/>
        </w:rPr>
      </w:pPr>
    </w:p>
    <w:p w14:paraId="58013440" w14:textId="77777777" w:rsidR="00F23A56" w:rsidRDefault="00F23A56">
      <w:pPr>
        <w:pStyle w:val="Akapitzlist"/>
        <w:jc w:val="center"/>
      </w:pPr>
      <w:r>
        <w:rPr>
          <w:rFonts w:cs="Calibri"/>
          <w:b/>
        </w:rPr>
        <w:t>§</w:t>
      </w:r>
      <w:r>
        <w:rPr>
          <w:b/>
        </w:rPr>
        <w:t>6</w:t>
      </w:r>
    </w:p>
    <w:p w14:paraId="413E5085" w14:textId="77777777" w:rsidR="00F23A56" w:rsidRDefault="00F23A56">
      <w:pPr>
        <w:pStyle w:val="Akapitzlist"/>
        <w:jc w:val="center"/>
      </w:pPr>
      <w:r>
        <w:rPr>
          <w:b/>
        </w:rPr>
        <w:t xml:space="preserve">PRZEBIEG HODOWLI </w:t>
      </w:r>
    </w:p>
    <w:p w14:paraId="0EA3CCEB" w14:textId="77777777" w:rsidR="00F23A56" w:rsidRDefault="00F23A56">
      <w:pPr>
        <w:pStyle w:val="Akapitzlist"/>
        <w:ind w:left="340"/>
        <w:jc w:val="center"/>
        <w:rPr>
          <w:b/>
        </w:rPr>
      </w:pPr>
    </w:p>
    <w:p w14:paraId="3CF91B9A" w14:textId="77777777" w:rsidR="00F23A56" w:rsidRDefault="00F23A56">
      <w:pPr>
        <w:pStyle w:val="Akapitzlist"/>
        <w:numPr>
          <w:ilvl w:val="0"/>
          <w:numId w:val="3"/>
        </w:numPr>
        <w:ind w:left="700"/>
        <w:jc w:val="both"/>
      </w:pPr>
      <w:r>
        <w:rPr>
          <w:sz w:val="20"/>
          <w:szCs w:val="20"/>
        </w:rPr>
        <w:t xml:space="preserve">Przed wprowadzeniem do obiektu warchlaków nabytych przez PRODUCENTA od PRZEDSIĘBIORCY, PRODUCENT przeprowadzi kompleksowe mycie i dezynfekcję obiektu na własny koszt zgodnie z obowiązującymi przepisami. </w:t>
      </w:r>
    </w:p>
    <w:p w14:paraId="3BA4C0AE" w14:textId="77777777" w:rsidR="00F23A56" w:rsidRDefault="00F23A56">
      <w:pPr>
        <w:pStyle w:val="Akapitzlist"/>
        <w:numPr>
          <w:ilvl w:val="0"/>
          <w:numId w:val="3"/>
        </w:numPr>
        <w:ind w:left="700"/>
        <w:jc w:val="both"/>
      </w:pPr>
      <w:r>
        <w:rPr>
          <w:sz w:val="20"/>
          <w:szCs w:val="20"/>
        </w:rPr>
        <w:t xml:space="preserve">W okresie obowiązywania Umowy PRODUCENT zobowiązuje się do stosowania i przestrzegania zasady „obiekt pusty-obiekt pełny”. Co oznacza, że PRODUCENTOWI nie wolno dostawiać innych zwierząt do obiektu, w którym znajdują się warchlaki nabyte od PRZEDSIĘBIORCY. </w:t>
      </w:r>
    </w:p>
    <w:p w14:paraId="3A80B5F8" w14:textId="77777777" w:rsidR="00F23A56" w:rsidRDefault="00F23A56">
      <w:pPr>
        <w:pStyle w:val="Akapitzlist"/>
        <w:numPr>
          <w:ilvl w:val="0"/>
          <w:numId w:val="3"/>
        </w:numPr>
        <w:ind w:left="700"/>
        <w:jc w:val="both"/>
      </w:pPr>
      <w:r>
        <w:rPr>
          <w:sz w:val="20"/>
          <w:szCs w:val="20"/>
        </w:rPr>
        <w:t xml:space="preserve">W trakcie hodowli PRODUCENT zobowiązany jest do niezwłocznego zgłaszania objawów jakichkolwiek chorób lub nietypowych </w:t>
      </w:r>
      <w:proofErr w:type="spellStart"/>
      <w:r>
        <w:rPr>
          <w:sz w:val="20"/>
          <w:szCs w:val="20"/>
        </w:rPr>
        <w:t>zachowań</w:t>
      </w:r>
      <w:proofErr w:type="spellEnd"/>
      <w:r>
        <w:rPr>
          <w:sz w:val="20"/>
          <w:szCs w:val="20"/>
        </w:rPr>
        <w:t xml:space="preserve">  zdrowotnych stada do osoby sprawującej opiekę weterynaryjną nad stadem i do przedstawiciela PRZEDSIĘBIORCY.</w:t>
      </w:r>
    </w:p>
    <w:p w14:paraId="76D1AE00" w14:textId="77777777" w:rsidR="00F23A56" w:rsidRDefault="00F23A56">
      <w:pPr>
        <w:pStyle w:val="Akapitzlist"/>
        <w:ind w:left="340"/>
        <w:jc w:val="center"/>
      </w:pPr>
      <w:r>
        <w:rPr>
          <w:rFonts w:cs="Calibri"/>
          <w:b/>
        </w:rPr>
        <w:t>§</w:t>
      </w:r>
      <w:r>
        <w:rPr>
          <w:b/>
        </w:rPr>
        <w:t>7</w:t>
      </w:r>
    </w:p>
    <w:p w14:paraId="650D3E11" w14:textId="77777777" w:rsidR="00F23A56" w:rsidRDefault="00F23A56">
      <w:pPr>
        <w:pStyle w:val="Akapitzlist"/>
        <w:ind w:left="340"/>
        <w:jc w:val="center"/>
      </w:pPr>
      <w:r>
        <w:rPr>
          <w:rFonts w:cs="Calibri"/>
          <w:b/>
        </w:rPr>
        <w:t>UPADKI</w:t>
      </w:r>
    </w:p>
    <w:p w14:paraId="48130CFC" w14:textId="77777777" w:rsidR="00F23A56" w:rsidRDefault="00F23A56">
      <w:pPr>
        <w:pStyle w:val="Akapitzlist"/>
        <w:ind w:left="340"/>
        <w:jc w:val="center"/>
        <w:rPr>
          <w:rFonts w:cs="Calibri"/>
          <w:b/>
        </w:rPr>
      </w:pPr>
    </w:p>
    <w:p w14:paraId="1DE5EE39" w14:textId="77777777" w:rsidR="00F23A56" w:rsidRDefault="00F23A56">
      <w:pPr>
        <w:pStyle w:val="Akapitzlist"/>
        <w:numPr>
          <w:ilvl w:val="0"/>
          <w:numId w:val="12"/>
        </w:numPr>
        <w:ind w:left="700"/>
        <w:jc w:val="both"/>
      </w:pPr>
      <w:r>
        <w:rPr>
          <w:sz w:val="20"/>
          <w:szCs w:val="20"/>
        </w:rPr>
        <w:t xml:space="preserve">W Przypadku padnięcia każdej sztuki, PRODUCENT zobowiązany jest telefonicznie o tym poinformować PRZEDSIĘBIORCĘ, nie później niż w ciągu 24h od wystąpienia zdarzenia. </w:t>
      </w:r>
    </w:p>
    <w:p w14:paraId="18F0CFE9" w14:textId="77777777" w:rsidR="00F23A56" w:rsidRDefault="00F23A56">
      <w:pPr>
        <w:pStyle w:val="Akapitzlist"/>
        <w:numPr>
          <w:ilvl w:val="0"/>
          <w:numId w:val="12"/>
        </w:numPr>
        <w:ind w:left="700"/>
        <w:jc w:val="both"/>
      </w:pPr>
      <w:r>
        <w:rPr>
          <w:sz w:val="20"/>
          <w:szCs w:val="20"/>
        </w:rPr>
        <w:t xml:space="preserve">Niezależnie od zgłoszenia, o którym mowa w </w:t>
      </w:r>
      <w:r>
        <w:rPr>
          <w:rFonts w:cs="Calibri"/>
          <w:sz w:val="20"/>
          <w:szCs w:val="20"/>
        </w:rPr>
        <w:t>§</w:t>
      </w:r>
      <w:r>
        <w:rPr>
          <w:sz w:val="20"/>
          <w:szCs w:val="20"/>
        </w:rPr>
        <w:t xml:space="preserve"> 7 ust. 1 Umowy, PRODUCENT zobowiązany jest do prowadzenia rejestru padłych sztuk i okazywania go każdorazowo na żądanie PRZEDSIĘBIORCY. </w:t>
      </w:r>
    </w:p>
    <w:p w14:paraId="6964D0E5" w14:textId="77777777" w:rsidR="00F23A56" w:rsidRDefault="00F23A56">
      <w:pPr>
        <w:pStyle w:val="Akapitzlist"/>
        <w:numPr>
          <w:ilvl w:val="0"/>
          <w:numId w:val="12"/>
        </w:numPr>
        <w:ind w:left="700"/>
        <w:jc w:val="both"/>
      </w:pPr>
      <w:r>
        <w:rPr>
          <w:sz w:val="20"/>
          <w:szCs w:val="20"/>
        </w:rPr>
        <w:t xml:space="preserve">PRODUCENTOWI nie wolno we własnym zakresie utylizować sztuk padłych. Sztuki padłe muszą zostać odebrane i utylizowane przez podmiot do tego uprawniony. Dokumenty potwierdzające odbiór ilościowy i wagowy padliny PRODUCENT zobowiązany jest dołączyć do prowadzonego rejestru sztuk padłych. </w:t>
      </w:r>
    </w:p>
    <w:p w14:paraId="5BAEC452" w14:textId="77777777" w:rsidR="00F23A56" w:rsidRDefault="00F23A56">
      <w:pPr>
        <w:pStyle w:val="Akapitzlist"/>
        <w:ind w:left="700"/>
        <w:jc w:val="both"/>
        <w:rPr>
          <w:sz w:val="20"/>
          <w:szCs w:val="20"/>
        </w:rPr>
      </w:pPr>
    </w:p>
    <w:p w14:paraId="5AAE638A" w14:textId="77777777" w:rsidR="00F23A56" w:rsidRDefault="00F23A56">
      <w:pPr>
        <w:pStyle w:val="Akapitzlist"/>
        <w:ind w:left="340"/>
        <w:jc w:val="center"/>
      </w:pPr>
      <w:r>
        <w:rPr>
          <w:rFonts w:cs="Calibri"/>
          <w:b/>
        </w:rPr>
        <w:t>§</w:t>
      </w:r>
      <w:r>
        <w:rPr>
          <w:b/>
        </w:rPr>
        <w:t>8</w:t>
      </w:r>
    </w:p>
    <w:p w14:paraId="6F2D9898" w14:textId="77777777" w:rsidR="00F23A56" w:rsidRDefault="00F23A56">
      <w:pPr>
        <w:pStyle w:val="Akapitzlist"/>
        <w:ind w:left="340"/>
        <w:jc w:val="center"/>
      </w:pPr>
      <w:r>
        <w:rPr>
          <w:rFonts w:cs="Calibri"/>
          <w:b/>
        </w:rPr>
        <w:t>FAKTUROWANIE</w:t>
      </w:r>
    </w:p>
    <w:p w14:paraId="4343FBE6" w14:textId="77777777" w:rsidR="00F23A56" w:rsidRDefault="00F23A56">
      <w:pPr>
        <w:pStyle w:val="Akapitzlist"/>
        <w:ind w:left="510"/>
        <w:jc w:val="center"/>
        <w:rPr>
          <w:rFonts w:cs="Calibri"/>
          <w:b/>
        </w:rPr>
      </w:pPr>
    </w:p>
    <w:p w14:paraId="222389FD" w14:textId="77777777" w:rsidR="00F23A56" w:rsidRDefault="00F23A56">
      <w:pPr>
        <w:pStyle w:val="Akapitzlist"/>
        <w:numPr>
          <w:ilvl w:val="0"/>
          <w:numId w:val="8"/>
        </w:numPr>
        <w:ind w:left="700"/>
        <w:jc w:val="both"/>
      </w:pPr>
      <w:r>
        <w:rPr>
          <w:rFonts w:cs="Calibri"/>
          <w:sz w:val="20"/>
          <w:szCs w:val="20"/>
        </w:rPr>
        <w:t>PRZESIĘBIORCA wystawi PRODUCENTOWI fakturę VAT w terminie 7 dni od daty sprzedaży za sprzedane warchlaki.</w:t>
      </w:r>
    </w:p>
    <w:p w14:paraId="487163CF" w14:textId="77777777" w:rsidR="00F23A56" w:rsidRDefault="00F23A56">
      <w:pPr>
        <w:pStyle w:val="Akapitzlist"/>
        <w:numPr>
          <w:ilvl w:val="0"/>
          <w:numId w:val="8"/>
        </w:numPr>
        <w:ind w:left="700"/>
        <w:jc w:val="both"/>
      </w:pPr>
      <w:r>
        <w:rPr>
          <w:sz w:val="20"/>
          <w:szCs w:val="20"/>
        </w:rPr>
        <w:t xml:space="preserve">PRODUCENT/PRZEDSIĘBIORCA wystawi PRZEDSIĘBIORCY/PRODUCENTOWI fakturę za wydane tuczniki, w terminie 7 dni od daty odbioru, na podstawie rozliczenia, o którym mowa w </w:t>
      </w:r>
      <w:r>
        <w:rPr>
          <w:rFonts w:cs="Calibri"/>
          <w:sz w:val="20"/>
          <w:szCs w:val="20"/>
        </w:rPr>
        <w:t xml:space="preserve">§ </w:t>
      </w:r>
      <w:r>
        <w:rPr>
          <w:sz w:val="20"/>
          <w:szCs w:val="20"/>
        </w:rPr>
        <w:t>3 ust.4 Umowy.</w:t>
      </w:r>
    </w:p>
    <w:p w14:paraId="410EDF2E" w14:textId="77777777" w:rsidR="00F23A56" w:rsidRDefault="00F23A56">
      <w:pPr>
        <w:pStyle w:val="Akapitzlist"/>
        <w:ind w:left="1800"/>
        <w:jc w:val="both"/>
        <w:rPr>
          <w:sz w:val="20"/>
          <w:szCs w:val="20"/>
        </w:rPr>
      </w:pPr>
    </w:p>
    <w:p w14:paraId="7294BF86" w14:textId="77777777" w:rsidR="00F23A56" w:rsidRDefault="00F23A56">
      <w:pPr>
        <w:pStyle w:val="Akapitzlist"/>
        <w:ind w:left="340"/>
        <w:jc w:val="center"/>
      </w:pPr>
      <w:r>
        <w:rPr>
          <w:rFonts w:cs="Calibri"/>
          <w:b/>
        </w:rPr>
        <w:t>§</w:t>
      </w:r>
      <w:r>
        <w:rPr>
          <w:b/>
        </w:rPr>
        <w:t>9</w:t>
      </w:r>
    </w:p>
    <w:p w14:paraId="4F847363" w14:textId="77777777" w:rsidR="00F23A56" w:rsidRDefault="00F23A56">
      <w:pPr>
        <w:pStyle w:val="Akapitzlist"/>
        <w:ind w:left="340"/>
        <w:jc w:val="center"/>
      </w:pPr>
      <w:r>
        <w:rPr>
          <w:rFonts w:cs="Calibri"/>
          <w:b/>
        </w:rPr>
        <w:t>ROZLICZENIE UMOWY</w:t>
      </w:r>
    </w:p>
    <w:p w14:paraId="274B729C" w14:textId="77777777" w:rsidR="00F23A56" w:rsidRDefault="00F23A56">
      <w:pPr>
        <w:pStyle w:val="Akapitzlist"/>
        <w:ind w:left="1440"/>
        <w:jc w:val="center"/>
        <w:rPr>
          <w:rFonts w:cs="Calibri"/>
          <w:b/>
        </w:rPr>
      </w:pPr>
    </w:p>
    <w:p w14:paraId="147895C1" w14:textId="77777777" w:rsidR="00F23A56" w:rsidRDefault="00F23A56">
      <w:pPr>
        <w:pStyle w:val="Akapitzlist"/>
        <w:ind w:left="700"/>
        <w:jc w:val="both"/>
        <w:rPr>
          <w:rFonts w:cs="Calibri"/>
          <w:sz w:val="20"/>
          <w:szCs w:val="20"/>
        </w:rPr>
      </w:pPr>
    </w:p>
    <w:p w14:paraId="7115C0BC" w14:textId="77777777" w:rsidR="00F23A56" w:rsidRDefault="00F23A56">
      <w:pPr>
        <w:pStyle w:val="Akapitzlist"/>
        <w:numPr>
          <w:ilvl w:val="0"/>
          <w:numId w:val="1"/>
        </w:numPr>
        <w:ind w:left="700"/>
        <w:jc w:val="both"/>
      </w:pPr>
      <w:r>
        <w:rPr>
          <w:rFonts w:cs="Calibri"/>
          <w:sz w:val="20"/>
          <w:szCs w:val="20"/>
        </w:rPr>
        <w:t xml:space="preserve">PRZEDSIĘBIORCA przy założeniu pełnego wywiązania się przez PRODUCENTA z warunków Umowy ustala poziom zysku PRODUCENTA na 1 szt. tucznika w wysokości </w:t>
      </w:r>
      <w:r w:rsidR="00557275">
        <w:rPr>
          <w:rFonts w:cs="Calibri"/>
          <w:sz w:val="20"/>
          <w:szCs w:val="20"/>
        </w:rPr>
        <w:t>35</w:t>
      </w:r>
      <w:r>
        <w:rPr>
          <w:rFonts w:cs="Calibri"/>
          <w:sz w:val="20"/>
          <w:szCs w:val="20"/>
        </w:rPr>
        <w:t xml:space="preserve">,00 zł netto. </w:t>
      </w:r>
      <w:r>
        <w:rPr>
          <w:rFonts w:cs="Calibri"/>
          <w:b/>
          <w:sz w:val="20"/>
          <w:szCs w:val="20"/>
          <w:u w:val="single"/>
        </w:rPr>
        <w:t>PRZEDSIĘBIORCA ma prawo obniżyć zysk na 1 szt. tucznika o 10,00 zł, w sytuacji gdy PRODUCENT opóźni się z jego wydaniem, którego termin wydania będzie każdorazowo wskazany w dokumencie stanowiącym załącznik do Umowy. Oprócz podstaw obniżenia poziomu zysku na 1 szt., o których mowa powyżej, PRZEDSIĘBIORCA może modyfikować jego wysokość, odpowiednio stosując zapisy § 9 ust. 3</w:t>
      </w:r>
      <w:r w:rsidR="00012150">
        <w:rPr>
          <w:rFonts w:cs="Calibri"/>
          <w:b/>
          <w:sz w:val="20"/>
          <w:szCs w:val="20"/>
          <w:u w:val="single"/>
        </w:rPr>
        <w:t xml:space="preserve"> – </w:t>
      </w:r>
      <w:r>
        <w:rPr>
          <w:rFonts w:cs="Calibri"/>
          <w:b/>
          <w:sz w:val="20"/>
          <w:szCs w:val="20"/>
          <w:u w:val="single"/>
        </w:rPr>
        <w:t>5</w:t>
      </w:r>
      <w:r w:rsidR="00012150">
        <w:rPr>
          <w:rFonts w:cs="Calibri"/>
          <w:b/>
          <w:sz w:val="20"/>
          <w:szCs w:val="20"/>
          <w:u w:val="single"/>
        </w:rPr>
        <w:t xml:space="preserve"> Umowy</w:t>
      </w:r>
      <w:r w:rsidR="00270FEA">
        <w:rPr>
          <w:rFonts w:cs="Calibri"/>
          <w:b/>
          <w:sz w:val="20"/>
          <w:szCs w:val="20"/>
          <w:u w:val="single"/>
        </w:rPr>
        <w:t xml:space="preserve"> oraz w sytuacji naruszenia przez PRODUCENTA § 2 ust. 17 Umowy.</w:t>
      </w:r>
    </w:p>
    <w:p w14:paraId="6A8FF244" w14:textId="77777777" w:rsidR="00F23A56" w:rsidRDefault="00F23A56">
      <w:pPr>
        <w:pStyle w:val="Akapitzlist"/>
        <w:numPr>
          <w:ilvl w:val="0"/>
          <w:numId w:val="1"/>
        </w:numPr>
        <w:ind w:left="700"/>
        <w:jc w:val="both"/>
      </w:pPr>
      <w:r>
        <w:rPr>
          <w:rFonts w:cs="Calibri"/>
          <w:sz w:val="20"/>
          <w:szCs w:val="20"/>
        </w:rPr>
        <w:t>Do wyliczenia kwoty zysku PRODUCENTA przyjmuje się sprzedane tuczniki w wadze 78</w:t>
      </w:r>
      <w:r w:rsidR="00012150">
        <w:rPr>
          <w:rFonts w:cs="Calibri"/>
          <w:sz w:val="20"/>
          <w:szCs w:val="20"/>
        </w:rPr>
        <w:t>,10</w:t>
      </w:r>
      <w:r>
        <w:rPr>
          <w:rFonts w:cs="Calibri"/>
          <w:sz w:val="20"/>
          <w:szCs w:val="20"/>
        </w:rPr>
        <w:t>-110 kg WBC. Za tuczniki poza tym przedziałem stosowane będą następujące potrącenia:</w:t>
      </w:r>
    </w:p>
    <w:p w14:paraId="2F4E1237" w14:textId="77777777" w:rsidR="00F23A56" w:rsidRDefault="00F23A56">
      <w:pPr>
        <w:pStyle w:val="Akapitzlist"/>
        <w:numPr>
          <w:ilvl w:val="0"/>
          <w:numId w:val="10"/>
        </w:numPr>
        <w:jc w:val="both"/>
      </w:pPr>
      <w:r>
        <w:rPr>
          <w:rFonts w:cs="Calibri"/>
          <w:sz w:val="20"/>
          <w:szCs w:val="20"/>
        </w:rPr>
        <w:t>Za każdą sztukę w przedziale 74,1</w:t>
      </w:r>
      <w:r w:rsidR="00012150">
        <w:rPr>
          <w:rFonts w:cs="Calibri"/>
          <w:sz w:val="20"/>
          <w:szCs w:val="20"/>
        </w:rPr>
        <w:t>0</w:t>
      </w:r>
      <w:r>
        <w:rPr>
          <w:rFonts w:cs="Calibri"/>
          <w:sz w:val="20"/>
          <w:szCs w:val="20"/>
        </w:rPr>
        <w:t>-78,00</w:t>
      </w:r>
      <w:r w:rsidR="00012150">
        <w:rPr>
          <w:rFonts w:cs="Calibri"/>
          <w:sz w:val="20"/>
          <w:szCs w:val="20"/>
        </w:rPr>
        <w:t xml:space="preserve"> </w:t>
      </w:r>
      <w:r>
        <w:rPr>
          <w:rFonts w:cs="Calibri"/>
          <w:sz w:val="20"/>
          <w:szCs w:val="20"/>
        </w:rPr>
        <w:t>kg – 5 zł/szt.</w:t>
      </w:r>
    </w:p>
    <w:p w14:paraId="611D96F4" w14:textId="77777777" w:rsidR="00F23A56" w:rsidRDefault="00F23A56">
      <w:pPr>
        <w:pStyle w:val="Akapitzlist"/>
        <w:numPr>
          <w:ilvl w:val="0"/>
          <w:numId w:val="10"/>
        </w:numPr>
        <w:jc w:val="both"/>
      </w:pPr>
      <w:r>
        <w:rPr>
          <w:rFonts w:cs="Calibri"/>
          <w:sz w:val="20"/>
          <w:szCs w:val="20"/>
        </w:rPr>
        <w:t>Za każdą sztukę w przedziale poniżej 74,00</w:t>
      </w:r>
      <w:r w:rsidR="00012150">
        <w:rPr>
          <w:rFonts w:cs="Calibri"/>
          <w:sz w:val="20"/>
          <w:szCs w:val="20"/>
        </w:rPr>
        <w:t xml:space="preserve"> </w:t>
      </w:r>
      <w:r>
        <w:rPr>
          <w:rFonts w:cs="Calibri"/>
          <w:sz w:val="20"/>
          <w:szCs w:val="20"/>
        </w:rPr>
        <w:t>kg – 10,00zł/szt.</w:t>
      </w:r>
    </w:p>
    <w:p w14:paraId="4734F9B7" w14:textId="77777777" w:rsidR="00F23A56" w:rsidRDefault="00F23A56">
      <w:pPr>
        <w:pStyle w:val="Akapitzlist"/>
        <w:numPr>
          <w:ilvl w:val="0"/>
          <w:numId w:val="10"/>
        </w:numPr>
        <w:jc w:val="both"/>
      </w:pPr>
      <w:r>
        <w:rPr>
          <w:rFonts w:cs="Calibri"/>
          <w:sz w:val="20"/>
          <w:szCs w:val="20"/>
        </w:rPr>
        <w:t>Za każdą sztukę w przedziale powyżej 110</w:t>
      </w:r>
      <w:r w:rsidR="00012150">
        <w:rPr>
          <w:rFonts w:cs="Calibri"/>
          <w:sz w:val="20"/>
          <w:szCs w:val="20"/>
        </w:rPr>
        <w:t xml:space="preserve">,10 </w:t>
      </w:r>
      <w:r>
        <w:rPr>
          <w:rFonts w:cs="Calibri"/>
          <w:sz w:val="20"/>
          <w:szCs w:val="20"/>
        </w:rPr>
        <w:t>kg – 10,00zł/szt.</w:t>
      </w:r>
    </w:p>
    <w:p w14:paraId="565CAA9C" w14:textId="77777777" w:rsidR="00F23A56" w:rsidRDefault="00F23A56">
      <w:pPr>
        <w:pStyle w:val="Akapitzlist"/>
        <w:numPr>
          <w:ilvl w:val="0"/>
          <w:numId w:val="1"/>
        </w:numPr>
        <w:ind w:left="700"/>
        <w:jc w:val="both"/>
      </w:pPr>
      <w:r>
        <w:rPr>
          <w:rFonts w:cs="Calibri"/>
          <w:sz w:val="20"/>
          <w:szCs w:val="20"/>
        </w:rPr>
        <w:t>Producent otrzyma premię za upadki nieprzekraczające 3,00% ilości dostarczonej do tuczu w wysokości 1,00</w:t>
      </w:r>
      <w:r w:rsidR="00D5599F">
        <w:rPr>
          <w:rFonts w:cs="Calibri"/>
          <w:sz w:val="20"/>
          <w:szCs w:val="20"/>
        </w:rPr>
        <w:t xml:space="preserve"> </w:t>
      </w:r>
      <w:r>
        <w:rPr>
          <w:rFonts w:cs="Calibri"/>
          <w:sz w:val="20"/>
          <w:szCs w:val="20"/>
        </w:rPr>
        <w:t>zł/szt. za każde 0,5% upadków poniżej 3,00%. Z kolei w sytuacji gdy łączna ilość upadków będzie przekraczać 3,00%, PRZEDSIĘBIORCA będzie potrącał 4,00</w:t>
      </w:r>
      <w:r w:rsidR="00D5599F">
        <w:rPr>
          <w:rFonts w:cs="Calibri"/>
          <w:sz w:val="20"/>
          <w:szCs w:val="20"/>
        </w:rPr>
        <w:t xml:space="preserve"> </w:t>
      </w:r>
      <w:r>
        <w:rPr>
          <w:rFonts w:cs="Calibri"/>
          <w:sz w:val="20"/>
          <w:szCs w:val="20"/>
        </w:rPr>
        <w:t>zł/</w:t>
      </w:r>
      <w:proofErr w:type="spellStart"/>
      <w:r>
        <w:rPr>
          <w:rFonts w:cs="Calibri"/>
          <w:sz w:val="20"/>
          <w:szCs w:val="20"/>
        </w:rPr>
        <w:t>szt</w:t>
      </w:r>
      <w:proofErr w:type="spellEnd"/>
      <w:r>
        <w:rPr>
          <w:rFonts w:cs="Calibri"/>
          <w:sz w:val="20"/>
          <w:szCs w:val="20"/>
        </w:rPr>
        <w:t xml:space="preserve">, za każde 0,5 % powyżej 3,00% upadków. </w:t>
      </w:r>
    </w:p>
    <w:p w14:paraId="3C0A074D" w14:textId="77777777" w:rsidR="00F23A56" w:rsidRDefault="00F23A56">
      <w:pPr>
        <w:pStyle w:val="Akapitzlist"/>
        <w:numPr>
          <w:ilvl w:val="0"/>
          <w:numId w:val="1"/>
        </w:numPr>
        <w:ind w:left="700"/>
        <w:jc w:val="both"/>
      </w:pPr>
      <w:r>
        <w:rPr>
          <w:rFonts w:cs="Calibri"/>
          <w:sz w:val="20"/>
          <w:szCs w:val="20"/>
        </w:rPr>
        <w:t>PRODUCENT otrzyma dodatkową premię z tytułu prawidłowej selekcji tuczników do sprzedaży w kwocie 2</w:t>
      </w:r>
      <w:r w:rsidR="00D5599F">
        <w:rPr>
          <w:rFonts w:cs="Calibri"/>
          <w:sz w:val="20"/>
          <w:szCs w:val="20"/>
        </w:rPr>
        <w:t xml:space="preserve"> </w:t>
      </w:r>
      <w:r>
        <w:rPr>
          <w:rFonts w:cs="Calibri"/>
          <w:sz w:val="20"/>
          <w:szCs w:val="20"/>
        </w:rPr>
        <w:t xml:space="preserve">zł/szt. w przypadku gdy waga WBC będzie się mieściła w przedziale 90,00 kg do 97,00 kg. </w:t>
      </w:r>
    </w:p>
    <w:p w14:paraId="67C6ECA3" w14:textId="77777777" w:rsidR="00F23A56" w:rsidRDefault="00F23A56">
      <w:pPr>
        <w:pStyle w:val="Akapitzlist"/>
        <w:numPr>
          <w:ilvl w:val="0"/>
          <w:numId w:val="1"/>
        </w:numPr>
        <w:ind w:left="700"/>
        <w:jc w:val="both"/>
      </w:pPr>
      <w:r>
        <w:rPr>
          <w:rFonts w:cs="Calibri"/>
          <w:sz w:val="20"/>
          <w:szCs w:val="20"/>
        </w:rPr>
        <w:t>Strony wzajemnie ustalają, że ostateczne rozliczenie między nimi nastąpi poprzez zastosowanie potrącenia posiadanych względem siebie wierzytelności tj. wierzytelności PRZEDSIĘBIORCY względem PRODUCENTA z tytułu sprzedaży warchlaków, nałożonych kar umownych na podstawie § 13 lit. a, b, c Umowy, potrąceń dokonanych na podstawie § 9 ust. 2-4 Umowy,</w:t>
      </w:r>
      <w:r w:rsidR="00557275">
        <w:rPr>
          <w:rFonts w:cs="Calibri"/>
          <w:sz w:val="20"/>
          <w:szCs w:val="20"/>
        </w:rPr>
        <w:t xml:space="preserve"> kosztów szeroko rozumianej opieki weterynaryjnej powyżej 10,00 złotych za sztukę</w:t>
      </w:r>
      <w:r>
        <w:rPr>
          <w:rFonts w:cs="Calibri"/>
          <w:sz w:val="20"/>
          <w:szCs w:val="20"/>
        </w:rPr>
        <w:t xml:space="preserve"> oraz wierzytelności PRODUCENTA względem PRZEDSIĘBIORCY z tytułu sprzedaży tuczników (trzody chlewnej),</w:t>
      </w:r>
      <w:r w:rsidR="00012150">
        <w:rPr>
          <w:rFonts w:cs="Calibri"/>
          <w:sz w:val="20"/>
          <w:szCs w:val="20"/>
        </w:rPr>
        <w:t xml:space="preserve"> w tym zysku, o którym mowa w § 9 ust. 1 Umowy,</w:t>
      </w:r>
      <w:r>
        <w:rPr>
          <w:rFonts w:cs="Calibri"/>
          <w:sz w:val="20"/>
          <w:szCs w:val="20"/>
        </w:rPr>
        <w:t xml:space="preserve"> nabytej paszy zgodnie z § 5 ust. 1-3 Umowy. Różnica powstała po dokonaniu potrąceń i uwzględnieniu wypłaconych wcześniej zaliczek będzie wypłacona w formie przelewu na rachunek bankowy PRODUCENTA w terminie 14 dni liczonych od dnia ostatniego odbioru tuczników danego cyklu przez  PRZEDSIĘBIORCĘ. Z kolei w sytuacji, gdy po dokonanych potrąceniach na podstawie niniejszego ustępu, PRODUCENT będzie zobowiązany zapłacić  na rzecz PRZEDSIĘBIORCY, to w terminie 14 dni liczonych od dnia ostatniego odbioru tuczników danego cyklu, PRODUCENT zapłaci PRZEDSIĘBIORCY pozostałą kwotę na rachunek bankowy każdorazowo wskazany w wezwaniu przez PRZEDSIĘBIORCĘ. </w:t>
      </w:r>
    </w:p>
    <w:p w14:paraId="557116FC" w14:textId="77777777" w:rsidR="00F23A56" w:rsidRDefault="00F23A56">
      <w:pPr>
        <w:pStyle w:val="Akapitzlist"/>
        <w:numPr>
          <w:ilvl w:val="0"/>
          <w:numId w:val="1"/>
        </w:numPr>
        <w:ind w:left="700"/>
        <w:jc w:val="both"/>
      </w:pPr>
      <w:r>
        <w:rPr>
          <w:rFonts w:cs="Calibri"/>
          <w:sz w:val="20"/>
          <w:szCs w:val="20"/>
        </w:rPr>
        <w:t xml:space="preserve">W przypadku złożenia przez PRODUCENTA w trakcie trwania Umowy i przebiegu hodowli umotywowanego wniosku o wypłatę zaliczki na poczet pokrycia powstałych w tym okresie kosztów realizacji Umowy, PRZEDSIĘBIORCA może dokonać zaliczkowej wypłaty przed terminem odbioru tuczników. Zaliczka zostanie rozliczona na zasadach wskazanych w § 9 ust. </w:t>
      </w:r>
      <w:r w:rsidR="00012150">
        <w:rPr>
          <w:rFonts w:cs="Calibri"/>
          <w:sz w:val="20"/>
          <w:szCs w:val="20"/>
        </w:rPr>
        <w:t>5</w:t>
      </w:r>
      <w:r>
        <w:rPr>
          <w:rFonts w:cs="Calibri"/>
          <w:sz w:val="20"/>
          <w:szCs w:val="20"/>
        </w:rPr>
        <w:t xml:space="preserve"> Umowy. </w:t>
      </w:r>
    </w:p>
    <w:p w14:paraId="6E8B9F5B" w14:textId="77777777" w:rsidR="00F23A56" w:rsidRDefault="00F23A56">
      <w:pPr>
        <w:pStyle w:val="Akapitzlist"/>
        <w:numPr>
          <w:ilvl w:val="0"/>
          <w:numId w:val="1"/>
        </w:numPr>
        <w:ind w:left="700"/>
        <w:jc w:val="both"/>
      </w:pPr>
      <w:r>
        <w:rPr>
          <w:rFonts w:cs="Calibri"/>
          <w:sz w:val="20"/>
          <w:szCs w:val="20"/>
        </w:rPr>
        <w:t>W przypadku niedotrzymania terminu zapłaty z tytułu wykonania Umowy, Strony mogą dochodzić odsetek ustawowych za opóźnienie.</w:t>
      </w:r>
    </w:p>
    <w:p w14:paraId="7D6D4FC7" w14:textId="77777777" w:rsidR="00F23A56" w:rsidRDefault="00F23A56">
      <w:pPr>
        <w:pStyle w:val="Akapitzlist"/>
        <w:numPr>
          <w:ilvl w:val="0"/>
          <w:numId w:val="1"/>
        </w:numPr>
        <w:ind w:left="700"/>
        <w:jc w:val="both"/>
      </w:pPr>
      <w:r>
        <w:rPr>
          <w:rFonts w:cs="Calibri"/>
          <w:sz w:val="20"/>
          <w:szCs w:val="20"/>
        </w:rPr>
        <w:lastRenderedPageBreak/>
        <w:t>W przypadku zmiany danych adresowych, informacyjnych i tym podobnych, w szczególności zmiany rachunku bankowego, PRODUCENT niezwłocznie zawiadomi pisemnie PRZEDSIĘBIORCĘ o tym fakcie, wskazując jednocześnie nowe dane. W przypadku braku zawiadomienia, o którym mowa w zdaniu powyżej, PRODUCENT ponosi wszelkie skutki wynikające z zaniechania swoich obowiązków.</w:t>
      </w:r>
    </w:p>
    <w:p w14:paraId="659A90E2" w14:textId="77777777" w:rsidR="00F23A56" w:rsidRDefault="00F23A56">
      <w:pPr>
        <w:pStyle w:val="Akapitzlist"/>
        <w:ind w:left="700"/>
        <w:jc w:val="both"/>
        <w:rPr>
          <w:rFonts w:cs="Calibri"/>
          <w:b/>
          <w:sz w:val="20"/>
          <w:szCs w:val="20"/>
        </w:rPr>
      </w:pPr>
    </w:p>
    <w:p w14:paraId="75B51739" w14:textId="77777777" w:rsidR="00F23A56" w:rsidRDefault="00F23A56">
      <w:pPr>
        <w:pStyle w:val="Akapitzlist"/>
        <w:ind w:left="700"/>
        <w:jc w:val="both"/>
        <w:rPr>
          <w:rFonts w:cs="Calibri"/>
          <w:b/>
          <w:sz w:val="20"/>
          <w:szCs w:val="20"/>
        </w:rPr>
      </w:pPr>
    </w:p>
    <w:p w14:paraId="3F48DFD7" w14:textId="77777777" w:rsidR="00F23A56" w:rsidRDefault="00F23A56">
      <w:pPr>
        <w:pStyle w:val="Akapitzlist"/>
        <w:ind w:left="340"/>
        <w:jc w:val="center"/>
      </w:pPr>
      <w:r>
        <w:rPr>
          <w:rFonts w:cs="Calibri"/>
          <w:b/>
        </w:rPr>
        <w:t>§</w:t>
      </w:r>
      <w:r>
        <w:rPr>
          <w:b/>
        </w:rPr>
        <w:t>10</w:t>
      </w:r>
    </w:p>
    <w:p w14:paraId="69C017F0" w14:textId="77777777" w:rsidR="00F23A56" w:rsidRDefault="00F23A56">
      <w:pPr>
        <w:pStyle w:val="Akapitzlist"/>
        <w:ind w:left="340"/>
        <w:jc w:val="center"/>
      </w:pPr>
      <w:r>
        <w:rPr>
          <w:rFonts w:cs="Calibri"/>
          <w:b/>
        </w:rPr>
        <w:t>KONTROLE</w:t>
      </w:r>
    </w:p>
    <w:p w14:paraId="0963546B" w14:textId="77777777" w:rsidR="00F23A56" w:rsidRDefault="00F23A56">
      <w:pPr>
        <w:pStyle w:val="Akapitzlist"/>
        <w:numPr>
          <w:ilvl w:val="0"/>
          <w:numId w:val="14"/>
        </w:numPr>
        <w:jc w:val="both"/>
      </w:pPr>
      <w:r>
        <w:rPr>
          <w:rFonts w:cs="Calibri"/>
          <w:sz w:val="20"/>
          <w:szCs w:val="20"/>
        </w:rPr>
        <w:t>PRZEDSIĘBIORCA jest upoważniony do przeprowadzania kontroli hodowli warchlaków, kondycji zwierząt, warunków hodowli, realizacji zaleceń weterynaryjnych w dowolnych wybranych przez siebie terminach.</w:t>
      </w:r>
    </w:p>
    <w:p w14:paraId="42AA3482" w14:textId="77777777" w:rsidR="00F23A56" w:rsidRDefault="00F23A56">
      <w:pPr>
        <w:pStyle w:val="Akapitzlist"/>
        <w:numPr>
          <w:ilvl w:val="0"/>
          <w:numId w:val="14"/>
        </w:numPr>
        <w:jc w:val="both"/>
      </w:pPr>
      <w:r>
        <w:rPr>
          <w:rFonts w:cs="Calibri"/>
          <w:sz w:val="20"/>
          <w:szCs w:val="20"/>
        </w:rPr>
        <w:t>PRODUCENT zobowiązany jest do udzielenia niezbędnej pomocy w przeprowadzeniu kontroli.</w:t>
      </w:r>
    </w:p>
    <w:p w14:paraId="16AD3C71" w14:textId="77777777" w:rsidR="00F23A56" w:rsidRDefault="00F23A56">
      <w:pPr>
        <w:pStyle w:val="Akapitzlist"/>
        <w:ind w:left="1060"/>
        <w:jc w:val="center"/>
        <w:rPr>
          <w:rFonts w:cs="Calibri"/>
          <w:b/>
        </w:rPr>
      </w:pPr>
    </w:p>
    <w:p w14:paraId="0EF46D08" w14:textId="77777777" w:rsidR="00F23A56" w:rsidRDefault="00F23A56">
      <w:pPr>
        <w:pStyle w:val="Akapitzlist"/>
        <w:ind w:left="1060"/>
        <w:jc w:val="center"/>
      </w:pPr>
      <w:r>
        <w:rPr>
          <w:rFonts w:cs="Calibri"/>
          <w:b/>
        </w:rPr>
        <w:t>§11</w:t>
      </w:r>
    </w:p>
    <w:p w14:paraId="5207854D" w14:textId="77777777" w:rsidR="00F23A56" w:rsidRDefault="00F23A56">
      <w:pPr>
        <w:pStyle w:val="Akapitzlist"/>
        <w:ind w:left="340"/>
        <w:rPr>
          <w:rFonts w:cs="Calibri"/>
          <w:b/>
        </w:rPr>
      </w:pPr>
    </w:p>
    <w:p w14:paraId="0591BA10" w14:textId="77777777" w:rsidR="00F23A56" w:rsidRDefault="00F23A56">
      <w:pPr>
        <w:pStyle w:val="Akapitzlist"/>
        <w:ind w:left="340"/>
        <w:jc w:val="center"/>
      </w:pPr>
      <w:r>
        <w:rPr>
          <w:rFonts w:cs="Calibri"/>
          <w:b/>
        </w:rPr>
        <w:t xml:space="preserve">       CZAS TRWANIA UMOWY</w:t>
      </w:r>
    </w:p>
    <w:p w14:paraId="429B982F" w14:textId="77777777" w:rsidR="00F23A56" w:rsidRDefault="00F23A56">
      <w:pPr>
        <w:pStyle w:val="Akapitzlist"/>
        <w:ind w:left="1800"/>
        <w:jc w:val="center"/>
        <w:rPr>
          <w:rFonts w:cs="Calibri"/>
          <w:b/>
        </w:rPr>
      </w:pPr>
    </w:p>
    <w:p w14:paraId="662A0888" w14:textId="77777777" w:rsidR="00F23A56" w:rsidRDefault="00F23A56">
      <w:pPr>
        <w:pStyle w:val="Akapitzlist"/>
        <w:numPr>
          <w:ilvl w:val="0"/>
          <w:numId w:val="2"/>
        </w:numPr>
        <w:ind w:left="700"/>
        <w:jc w:val="both"/>
      </w:pPr>
      <w:r>
        <w:rPr>
          <w:rFonts w:cs="Calibri"/>
          <w:sz w:val="20"/>
          <w:szCs w:val="20"/>
        </w:rPr>
        <w:t>Umowę zawarto na czas oznaczony, na okres trzech cykli hodowli.</w:t>
      </w:r>
    </w:p>
    <w:p w14:paraId="759631DA" w14:textId="77777777" w:rsidR="00F23A56" w:rsidRDefault="00F23A56">
      <w:pPr>
        <w:pStyle w:val="Akapitzlist"/>
        <w:numPr>
          <w:ilvl w:val="0"/>
          <w:numId w:val="2"/>
        </w:numPr>
        <w:ind w:left="700"/>
        <w:jc w:val="both"/>
      </w:pPr>
      <w:r>
        <w:rPr>
          <w:rFonts w:cs="Calibri"/>
          <w:sz w:val="20"/>
          <w:szCs w:val="20"/>
        </w:rPr>
        <w:t>Umowa może być rozwiązana za porozumieniem Stron w każdym czasie.</w:t>
      </w:r>
    </w:p>
    <w:p w14:paraId="1E038058" w14:textId="77777777" w:rsidR="00F23A56" w:rsidRPr="00820EC4" w:rsidRDefault="00F23A56">
      <w:pPr>
        <w:pStyle w:val="Akapitzlist"/>
        <w:numPr>
          <w:ilvl w:val="0"/>
          <w:numId w:val="2"/>
        </w:numPr>
        <w:ind w:left="700"/>
        <w:jc w:val="both"/>
      </w:pPr>
      <w:r>
        <w:rPr>
          <w:rFonts w:cs="Calibri"/>
          <w:sz w:val="20"/>
          <w:szCs w:val="20"/>
        </w:rPr>
        <w:t xml:space="preserve">W przypadku naruszenia przez PRODUCENTA postanowień Umowy, PRZEDSIĘBIORCA ma prawo rozwiązać Umowę bez zachowania terminu wypowiedzenia. Rozwiązanie Umowy nie zamyka PRZEDSIĘBIORCY drogi do dochodzenia wszelkich roszczeń wynikających z Umowy, w tym dochodzenia roszczeń z tytułu niewykonania lub nienależytego wykonania Umowy oraz kar umownych. </w:t>
      </w:r>
    </w:p>
    <w:p w14:paraId="075F6519" w14:textId="77777777" w:rsidR="00820EC4" w:rsidRDefault="00820EC4">
      <w:pPr>
        <w:pStyle w:val="Akapitzlist"/>
        <w:numPr>
          <w:ilvl w:val="0"/>
          <w:numId w:val="2"/>
        </w:numPr>
        <w:ind w:left="700"/>
        <w:jc w:val="both"/>
      </w:pPr>
      <w:r w:rsidRPr="00820EC4">
        <w:rPr>
          <w:rFonts w:cs="Calibri"/>
          <w:sz w:val="20"/>
          <w:szCs w:val="20"/>
        </w:rPr>
        <w:t>Mając na uwadze charakter Umowy, w tym przede wszystkim okres jej obowiązywania – czas oznaczony, w przypadku odmowy wstawienia kolejnego cyklu hodowli przez PRODUCENTA, PRZEDSIĘBIORCA, po uprzednim wezwaniu PRODUCENTA do realizacji Umowy, może obciążyć</w:t>
      </w:r>
      <w:r w:rsidR="004C6965">
        <w:rPr>
          <w:rFonts w:cs="Calibri"/>
          <w:sz w:val="20"/>
          <w:szCs w:val="20"/>
        </w:rPr>
        <w:t xml:space="preserve"> go</w:t>
      </w:r>
      <w:r w:rsidRPr="00820EC4">
        <w:rPr>
          <w:rFonts w:cs="Calibri"/>
          <w:sz w:val="20"/>
          <w:szCs w:val="20"/>
        </w:rPr>
        <w:t xml:space="preserve"> karą umowną z tytułu niewykonywania Umowy, w wysokości 100,00 złotych (słownie: sto złotych) za każdą niewstawioną sztukę warchlaka w ramach drugiego i trzeciego cyklu hodowli, zadeklarowaną przez Producenta </w:t>
      </w:r>
      <w:r w:rsidR="005672AC">
        <w:rPr>
          <w:rFonts w:cs="Calibri"/>
          <w:sz w:val="20"/>
          <w:szCs w:val="20"/>
        </w:rPr>
        <w:t xml:space="preserve">we wstępie </w:t>
      </w:r>
      <w:r w:rsidRPr="00820EC4">
        <w:rPr>
          <w:rFonts w:cs="Calibri"/>
          <w:sz w:val="20"/>
          <w:szCs w:val="20"/>
        </w:rPr>
        <w:t>do Umowy</w:t>
      </w:r>
    </w:p>
    <w:p w14:paraId="71B61B3D" w14:textId="77777777" w:rsidR="00F23A56" w:rsidRDefault="00F23A56">
      <w:pPr>
        <w:pStyle w:val="Akapitzlist"/>
        <w:ind w:left="1800"/>
        <w:jc w:val="center"/>
        <w:rPr>
          <w:rFonts w:cs="Calibri"/>
          <w:b/>
        </w:rPr>
      </w:pPr>
    </w:p>
    <w:p w14:paraId="723FE4F9" w14:textId="77777777" w:rsidR="00F23A56" w:rsidRDefault="00F23A56">
      <w:pPr>
        <w:pStyle w:val="Akapitzlist"/>
        <w:ind w:left="340"/>
        <w:jc w:val="center"/>
      </w:pPr>
      <w:r>
        <w:rPr>
          <w:rFonts w:cs="Calibri"/>
          <w:b/>
        </w:rPr>
        <w:t>§12</w:t>
      </w:r>
    </w:p>
    <w:p w14:paraId="1840215E" w14:textId="77777777" w:rsidR="00F23A56" w:rsidRDefault="00F23A56">
      <w:pPr>
        <w:pStyle w:val="Akapitzlist"/>
        <w:ind w:left="340"/>
        <w:jc w:val="center"/>
      </w:pPr>
      <w:r>
        <w:rPr>
          <w:rFonts w:cs="Calibri"/>
          <w:b/>
        </w:rPr>
        <w:t>POZOSTAŁE USTALENIA</w:t>
      </w:r>
    </w:p>
    <w:p w14:paraId="6F4CBED4" w14:textId="77777777" w:rsidR="00F23A56" w:rsidRDefault="00F23A56">
      <w:pPr>
        <w:pStyle w:val="Akapitzlist"/>
        <w:ind w:left="1800"/>
        <w:jc w:val="center"/>
        <w:rPr>
          <w:rFonts w:cs="Calibri"/>
          <w:b/>
        </w:rPr>
      </w:pPr>
    </w:p>
    <w:p w14:paraId="6E41C73F" w14:textId="77777777" w:rsidR="00F23A56" w:rsidRDefault="00F23A56">
      <w:pPr>
        <w:pStyle w:val="Akapitzlist"/>
        <w:numPr>
          <w:ilvl w:val="0"/>
          <w:numId w:val="15"/>
        </w:numPr>
        <w:ind w:left="700"/>
        <w:jc w:val="both"/>
      </w:pPr>
      <w:r>
        <w:rPr>
          <w:rFonts w:cs="Calibri"/>
          <w:sz w:val="20"/>
          <w:szCs w:val="20"/>
        </w:rPr>
        <w:t>Przedstawicielem PRZEDSIĘBIORCY w zakresie wykonania Umowy jest:</w:t>
      </w:r>
    </w:p>
    <w:p w14:paraId="6C859C04" w14:textId="77777777" w:rsidR="00F23A56" w:rsidRDefault="00F23A56">
      <w:pPr>
        <w:pStyle w:val="Akapitzlist"/>
        <w:ind w:left="700"/>
        <w:jc w:val="both"/>
        <w:rPr>
          <w:rFonts w:cs="Calibri"/>
          <w:sz w:val="20"/>
          <w:szCs w:val="20"/>
        </w:rPr>
      </w:pPr>
    </w:p>
    <w:p w14:paraId="5CBF4774" w14:textId="06C0E93B" w:rsidR="00F23A56" w:rsidRDefault="00EC31E1">
      <w:pPr>
        <w:pStyle w:val="Akapitzlist"/>
        <w:ind w:left="700"/>
        <w:jc w:val="both"/>
      </w:pPr>
      <w:r>
        <w:rPr>
          <w:rFonts w:cs="Calibri"/>
          <w:sz w:val="20"/>
          <w:szCs w:val="20"/>
        </w:rPr>
        <w:t>${</w:t>
      </w:r>
      <w:proofErr w:type="spellStart"/>
      <w:r>
        <w:rPr>
          <w:rFonts w:cs="Calibri"/>
          <w:sz w:val="20"/>
          <w:szCs w:val="20"/>
        </w:rPr>
        <w:t>trader</w:t>
      </w:r>
      <w:proofErr w:type="spellEnd"/>
      <w:r>
        <w:rPr>
          <w:rFonts w:cs="Calibri"/>
          <w:sz w:val="20"/>
          <w:szCs w:val="20"/>
        </w:rPr>
        <w:t xml:space="preserve">}, </w:t>
      </w:r>
      <w:r w:rsidR="00F23A56">
        <w:rPr>
          <w:rFonts w:cs="Calibri"/>
          <w:sz w:val="20"/>
          <w:szCs w:val="20"/>
        </w:rPr>
        <w:t xml:space="preserve"> </w:t>
      </w:r>
      <w:proofErr w:type="spellStart"/>
      <w:r w:rsidR="00F23A56">
        <w:rPr>
          <w:rFonts w:cs="Calibri"/>
          <w:sz w:val="20"/>
          <w:szCs w:val="20"/>
        </w:rPr>
        <w:t>tel</w:t>
      </w:r>
      <w:proofErr w:type="spellEnd"/>
      <w:r w:rsidR="00F23A56">
        <w:rPr>
          <w:rFonts w:cs="Calibri"/>
          <w:sz w:val="20"/>
          <w:szCs w:val="20"/>
        </w:rPr>
        <w:t xml:space="preserve">: </w:t>
      </w:r>
      <w:r>
        <w:rPr>
          <w:rFonts w:cs="Calibri"/>
          <w:sz w:val="20"/>
          <w:szCs w:val="20"/>
        </w:rPr>
        <w:t>${</w:t>
      </w:r>
      <w:proofErr w:type="spellStart"/>
      <w:r>
        <w:rPr>
          <w:rFonts w:cs="Calibri"/>
          <w:sz w:val="20"/>
          <w:szCs w:val="20"/>
        </w:rPr>
        <w:t>traderphone</w:t>
      </w:r>
      <w:proofErr w:type="spellEnd"/>
      <w:r>
        <w:rPr>
          <w:rFonts w:cs="Calibri"/>
          <w:sz w:val="20"/>
          <w:szCs w:val="20"/>
        </w:rPr>
        <w:t>}</w:t>
      </w:r>
    </w:p>
    <w:p w14:paraId="31250CAD" w14:textId="77777777" w:rsidR="00F23A56" w:rsidRDefault="00F23A56">
      <w:pPr>
        <w:pStyle w:val="Akapitzlist"/>
        <w:ind w:left="700"/>
        <w:jc w:val="both"/>
        <w:rPr>
          <w:rFonts w:cs="Calibri"/>
          <w:sz w:val="20"/>
          <w:szCs w:val="20"/>
        </w:rPr>
      </w:pPr>
    </w:p>
    <w:p w14:paraId="75641306" w14:textId="1EEEC11F" w:rsidR="00F23A56" w:rsidRDefault="00F23A56">
      <w:pPr>
        <w:pStyle w:val="Akapitzlist"/>
        <w:ind w:left="700"/>
        <w:jc w:val="both"/>
      </w:pPr>
      <w:r>
        <w:rPr>
          <w:rFonts w:cs="Calibri"/>
          <w:sz w:val="20"/>
          <w:szCs w:val="20"/>
        </w:rPr>
        <w:t xml:space="preserve">Email: </w:t>
      </w:r>
      <w:r w:rsidR="00EC31E1">
        <w:rPr>
          <w:rFonts w:cs="Calibri"/>
          <w:sz w:val="20"/>
          <w:szCs w:val="20"/>
        </w:rPr>
        <w:t>${</w:t>
      </w:r>
      <w:proofErr w:type="spellStart"/>
      <w:r w:rsidR="00EC31E1">
        <w:rPr>
          <w:rFonts w:cs="Calibri"/>
          <w:sz w:val="20"/>
          <w:szCs w:val="20"/>
        </w:rPr>
        <w:t>traderemail</w:t>
      </w:r>
      <w:proofErr w:type="spellEnd"/>
      <w:r w:rsidR="00EC31E1">
        <w:rPr>
          <w:rFonts w:cs="Calibri"/>
          <w:sz w:val="20"/>
          <w:szCs w:val="20"/>
        </w:rPr>
        <w:t>}</w:t>
      </w:r>
    </w:p>
    <w:p w14:paraId="1B3AC6A4" w14:textId="77777777" w:rsidR="00F23A56" w:rsidRDefault="00F23A56">
      <w:pPr>
        <w:pStyle w:val="Akapitzlist"/>
        <w:ind w:left="700"/>
        <w:jc w:val="both"/>
      </w:pPr>
      <w:r>
        <w:rPr>
          <w:rFonts w:cs="Calibri"/>
          <w:sz w:val="20"/>
          <w:szCs w:val="20"/>
        </w:rPr>
        <w:t>lub inne osoby wskazane pisemnie PRODUCENTOWI przez PRZEDSIĘBIORCĘ.</w:t>
      </w:r>
    </w:p>
    <w:p w14:paraId="38E345FD" w14:textId="77777777" w:rsidR="00F23A56" w:rsidRDefault="00F23A56">
      <w:pPr>
        <w:pStyle w:val="Akapitzlist"/>
        <w:numPr>
          <w:ilvl w:val="0"/>
          <w:numId w:val="15"/>
        </w:numPr>
        <w:ind w:left="700"/>
        <w:jc w:val="both"/>
      </w:pPr>
      <w:r>
        <w:rPr>
          <w:rFonts w:cs="Calibri"/>
          <w:sz w:val="20"/>
          <w:szCs w:val="20"/>
        </w:rPr>
        <w:t>PRODUCENT oświadcza,  iż udziela pełnomocnictwa swoim pracownikom oraz innym osobom działającym przy wykonywaniu niniejszej Umowy w imieniu lub na rzecz PRODUCENTA do dokonywania ustaleń i czynności faktycznych mających na celu realizację Umowy, skutki tych ustaleń i czynności odnosić się będą bezpośrednio do PRODUCENTA. PRODUCENT jednocześnie zobowiązany jest do niezwłocznego pisemnego informowania  PRZEDSIĘBIORCY o osobach, które przestały wykonywać w jego imieniu czynności w ramach niniejszej Umowy.</w:t>
      </w:r>
    </w:p>
    <w:p w14:paraId="0200CE89" w14:textId="2847240A" w:rsidR="00F23A56" w:rsidRDefault="00F23A56">
      <w:pPr>
        <w:pStyle w:val="Akapitzlist"/>
        <w:numPr>
          <w:ilvl w:val="0"/>
          <w:numId w:val="15"/>
        </w:numPr>
        <w:jc w:val="both"/>
      </w:pPr>
      <w:r>
        <w:rPr>
          <w:sz w:val="20"/>
          <w:szCs w:val="20"/>
        </w:rPr>
        <w:t xml:space="preserve">Celem zabezpieczenia wszystkich przyszłych roszczeń przysługujących PRZEDSIĘBIORCY do PRODUCENTA, powstałych na podstawie ostatecznego rozliczenia o którym mowa w § 9 ust. 6 Umowy, PRZEDSIĘBIORCA podpisze z </w:t>
      </w:r>
      <w:r w:rsidR="007F62B5">
        <w:rPr>
          <w:sz w:val="20"/>
          <w:szCs w:val="20"/>
        </w:rPr>
        <w:t>Panem/</w:t>
      </w:r>
      <w:r>
        <w:rPr>
          <w:sz w:val="20"/>
          <w:szCs w:val="20"/>
        </w:rPr>
        <w:t xml:space="preserve">Panią </w:t>
      </w:r>
      <w:r w:rsidR="002B76AA">
        <w:rPr>
          <w:sz w:val="20"/>
          <w:szCs w:val="20"/>
        </w:rPr>
        <w:t xml:space="preserve">${pelnomocnik2} </w:t>
      </w:r>
      <w:r>
        <w:rPr>
          <w:sz w:val="20"/>
          <w:szCs w:val="20"/>
        </w:rPr>
        <w:t xml:space="preserve"> odrębną umowę poręczenia, w której to poręczyciel zobowiąże się do zapłacenia na rzecz PRZEDSIĘBIORCY wszelkich przyszłych zobowiązań PRODUCENTA wynikających z  Umowy, w tym odsetki, kary umowne i koszty dochodzenia wierzytelności do kwoty </w:t>
      </w:r>
      <w:r w:rsidR="002B76AA">
        <w:rPr>
          <w:sz w:val="20"/>
          <w:szCs w:val="20"/>
        </w:rPr>
        <w:t>${kara}</w:t>
      </w:r>
      <w:r>
        <w:rPr>
          <w:sz w:val="20"/>
          <w:szCs w:val="20"/>
        </w:rPr>
        <w:t xml:space="preserve"> zł.</w:t>
      </w:r>
    </w:p>
    <w:p w14:paraId="74000627" w14:textId="2C41D900" w:rsidR="00F23A56" w:rsidRDefault="002B76AA">
      <w:pPr>
        <w:pStyle w:val="Akapitzlist"/>
        <w:numPr>
          <w:ilvl w:val="0"/>
          <w:numId w:val="15"/>
        </w:numPr>
        <w:jc w:val="both"/>
      </w:pPr>
      <w:r>
        <w:rPr>
          <w:rFonts w:cs="Calibri"/>
          <w:sz w:val="20"/>
          <w:szCs w:val="20"/>
        </w:rPr>
        <w:lastRenderedPageBreak/>
        <w:t>${farmer}</w:t>
      </w:r>
      <w:r w:rsidR="00F23A56">
        <w:rPr>
          <w:rFonts w:cs="Calibri"/>
          <w:sz w:val="20"/>
          <w:szCs w:val="20"/>
        </w:rPr>
        <w:t xml:space="preserve"> oraz </w:t>
      </w:r>
      <w:r>
        <w:rPr>
          <w:rFonts w:cs="Calibri"/>
          <w:sz w:val="20"/>
          <w:szCs w:val="20"/>
        </w:rPr>
        <w:t>${pelnomocnik2}</w:t>
      </w:r>
      <w:r w:rsidR="00F23A56">
        <w:rPr>
          <w:rFonts w:cs="Calibri"/>
          <w:sz w:val="20"/>
          <w:szCs w:val="20"/>
        </w:rPr>
        <w:t xml:space="preserve"> (małżonkowie) udzielają sobie wzajemnie pełnomocnictwa do samodzielnego wykonywania  wszelkich czynności związanych z realizacją Umowy, co oznacza, że czynności dokonane przez jednego z nich traktowane są jako czynności obu małżonków i rodzą prawa i obowiązki również wobec reprezentowanego małżonka. </w:t>
      </w:r>
    </w:p>
    <w:p w14:paraId="3FF902B4" w14:textId="73FC030E" w:rsidR="00F23A56" w:rsidRDefault="00F23A56">
      <w:pPr>
        <w:pStyle w:val="Akapitzlist"/>
        <w:numPr>
          <w:ilvl w:val="0"/>
          <w:numId w:val="15"/>
        </w:numPr>
        <w:jc w:val="both"/>
      </w:pPr>
      <w:r>
        <w:rPr>
          <w:rFonts w:cs="Calibri"/>
          <w:sz w:val="20"/>
          <w:szCs w:val="20"/>
        </w:rPr>
        <w:t xml:space="preserve">PRODUCENT oświadcza, że pozostaje w związku małżeńskim z </w:t>
      </w:r>
      <w:r w:rsidR="007F62B5">
        <w:rPr>
          <w:rFonts w:cs="Calibri"/>
          <w:sz w:val="20"/>
          <w:szCs w:val="20"/>
        </w:rPr>
        <w:t>Panem/</w:t>
      </w:r>
      <w:r>
        <w:rPr>
          <w:rFonts w:cs="Calibri"/>
          <w:sz w:val="20"/>
          <w:szCs w:val="20"/>
        </w:rPr>
        <w:t xml:space="preserve">Panią </w:t>
      </w:r>
      <w:r w:rsidR="002B76AA">
        <w:rPr>
          <w:rFonts w:cs="Calibri"/>
          <w:sz w:val="20"/>
          <w:szCs w:val="20"/>
        </w:rPr>
        <w:t>${pelnomocnik2}</w:t>
      </w:r>
      <w:r>
        <w:rPr>
          <w:rFonts w:cs="Calibri"/>
          <w:sz w:val="20"/>
          <w:szCs w:val="20"/>
        </w:rPr>
        <w:t xml:space="preserve"> – PESEL</w:t>
      </w:r>
      <w:r w:rsidR="007F62B5">
        <w:rPr>
          <w:rFonts w:cs="Calibri"/>
          <w:sz w:val="20"/>
          <w:szCs w:val="20"/>
        </w:rPr>
        <w:t xml:space="preserve"> </w:t>
      </w:r>
      <w:r w:rsidR="002B76AA">
        <w:rPr>
          <w:rFonts w:cs="Calibri"/>
          <w:sz w:val="20"/>
          <w:szCs w:val="20"/>
        </w:rPr>
        <w:t>${pelnomocnik2pesel}</w:t>
      </w:r>
      <w:r>
        <w:rPr>
          <w:rFonts w:cs="Calibri"/>
          <w:sz w:val="20"/>
          <w:szCs w:val="20"/>
        </w:rPr>
        <w:t xml:space="preserve"> w którym obowiązuje ustrój wspólności majątkowej małżeńskiej, zaś jego </w:t>
      </w:r>
      <w:r w:rsidR="007F62B5">
        <w:rPr>
          <w:rFonts w:cs="Calibri"/>
          <w:sz w:val="20"/>
          <w:szCs w:val="20"/>
        </w:rPr>
        <w:t>współmałżonek</w:t>
      </w:r>
      <w:r>
        <w:rPr>
          <w:rFonts w:cs="Calibri"/>
          <w:sz w:val="20"/>
          <w:szCs w:val="20"/>
        </w:rPr>
        <w:t xml:space="preserve"> </w:t>
      </w:r>
      <w:r w:rsidR="007F62B5">
        <w:rPr>
          <w:rFonts w:cs="Calibri"/>
          <w:sz w:val="20"/>
          <w:szCs w:val="20"/>
        </w:rPr>
        <w:t>–</w:t>
      </w:r>
      <w:r>
        <w:rPr>
          <w:rFonts w:cs="Calibri"/>
          <w:sz w:val="20"/>
          <w:szCs w:val="20"/>
        </w:rPr>
        <w:t xml:space="preserve"> </w:t>
      </w:r>
      <w:r w:rsidR="007F62B5">
        <w:rPr>
          <w:rFonts w:cs="Calibri"/>
          <w:sz w:val="20"/>
          <w:szCs w:val="20"/>
        </w:rPr>
        <w:t>Pan/</w:t>
      </w:r>
      <w:r>
        <w:rPr>
          <w:rFonts w:cs="Calibri"/>
          <w:sz w:val="20"/>
          <w:szCs w:val="20"/>
        </w:rPr>
        <w:t xml:space="preserve">Pani </w:t>
      </w:r>
      <w:r w:rsidR="002B76AA">
        <w:rPr>
          <w:rFonts w:cs="Calibri"/>
          <w:sz w:val="20"/>
          <w:szCs w:val="20"/>
        </w:rPr>
        <w:t>${pelnomocnik2}</w:t>
      </w:r>
      <w:r>
        <w:rPr>
          <w:rFonts w:cs="Calibri"/>
          <w:sz w:val="20"/>
          <w:szCs w:val="20"/>
        </w:rPr>
        <w:t xml:space="preserve"> wyraża zgodę na zawarcie Umowy i wykonanie zobowiązań z niej wynikających, co potwierdza składając podpis pod treścią Umowy.</w:t>
      </w:r>
    </w:p>
    <w:p w14:paraId="4EE97999" w14:textId="77777777" w:rsidR="00F23A56" w:rsidRDefault="00F23A56">
      <w:pPr>
        <w:pStyle w:val="Akapitzlist"/>
        <w:numPr>
          <w:ilvl w:val="0"/>
          <w:numId w:val="15"/>
        </w:numPr>
        <w:jc w:val="both"/>
      </w:pPr>
      <w:r>
        <w:rPr>
          <w:rFonts w:cs="Calibri"/>
          <w:sz w:val="20"/>
          <w:szCs w:val="20"/>
        </w:rPr>
        <w:t>Producent jest zobowiązany do zachowania poufności wszelkich informacji przekazanych lub uzyskanych od PRZEDSIĘBIORCY w związku z realizacją Umowy, w tym w szczególności co do liczebności stada, zasad i sposobu hodowli, ilości upadków, sposobu rozliczeń, kwot rozliczeń oraz wszelkich innych informacji.</w:t>
      </w:r>
    </w:p>
    <w:p w14:paraId="6DEAC3FD" w14:textId="77777777" w:rsidR="00F23A56" w:rsidRDefault="00F23A56">
      <w:pPr>
        <w:pStyle w:val="Akapitzlist"/>
        <w:numPr>
          <w:ilvl w:val="0"/>
          <w:numId w:val="15"/>
        </w:numPr>
        <w:jc w:val="both"/>
      </w:pPr>
      <w:r>
        <w:rPr>
          <w:rFonts w:cs="Calibri"/>
          <w:sz w:val="20"/>
          <w:szCs w:val="20"/>
        </w:rPr>
        <w:t>Naruszenie przez PRODUCENTA klauzuli poufności zawartej w § 12 ust. 6 Umowy będzie skutkować obowiązkiem zapłaty kary umownej w wysokości 10.000,00zł. Zapłata kary umownej nie wyklucza możliwości dochodzenia przez PRZEDSIĘBIORCĘ odszkodowania na zasadach ogólnych mogącego przewyższać wysokość kary umownej.</w:t>
      </w:r>
    </w:p>
    <w:p w14:paraId="626D9FD8" w14:textId="77777777" w:rsidR="00F23A56" w:rsidRPr="007F62B5" w:rsidRDefault="00F23A56" w:rsidP="007F62B5">
      <w:pPr>
        <w:pStyle w:val="Akapitzlist"/>
        <w:numPr>
          <w:ilvl w:val="0"/>
          <w:numId w:val="15"/>
        </w:numPr>
        <w:jc w:val="both"/>
      </w:pPr>
      <w:r>
        <w:rPr>
          <w:rFonts w:cs="Calibri"/>
          <w:sz w:val="20"/>
          <w:szCs w:val="20"/>
        </w:rPr>
        <w:t xml:space="preserve">Strony przyjmują, że PRZEDSIĘBIORCA może przekazać wszystkie prawa i obowiązki wynikające z Umowy na inny podmiot, na co PRODUCENT wyraża zgodę. W takim wypadku podmiot ten przejmuje wszystkie prawa i obowiązki PRZEDSIĘBIORCY bez konieczności dalszych oświadczeń. O powyższym </w:t>
      </w:r>
    </w:p>
    <w:p w14:paraId="229A00B4" w14:textId="77777777" w:rsidR="00F23A56" w:rsidRDefault="00F23A56">
      <w:pPr>
        <w:pStyle w:val="Akapitzlist"/>
        <w:jc w:val="both"/>
      </w:pPr>
      <w:r>
        <w:rPr>
          <w:rFonts w:cs="Calibri"/>
          <w:sz w:val="20"/>
          <w:szCs w:val="20"/>
        </w:rPr>
        <w:t>PRODUCENT zostanie powiadomiony pisemnie niezwłocznie przez PRZEDSIĘBIORCĘ z uwzględnieniem wszystkich niezbędnych praw i obowiązków Stron.</w:t>
      </w:r>
    </w:p>
    <w:p w14:paraId="0919CE10" w14:textId="77777777" w:rsidR="00F23A56" w:rsidRDefault="00F23A56">
      <w:pPr>
        <w:pStyle w:val="Akapitzlist"/>
        <w:numPr>
          <w:ilvl w:val="0"/>
          <w:numId w:val="15"/>
        </w:numPr>
        <w:jc w:val="both"/>
      </w:pPr>
      <w:r>
        <w:rPr>
          <w:rFonts w:cs="Calibri"/>
          <w:sz w:val="20"/>
          <w:szCs w:val="20"/>
        </w:rPr>
        <w:t>Przeniesienie jakichkolwiek praw lub obowiązków PRODUCENTA wynikających z Umowy na podmiot trzeci wymaga pisemnej zgody PRZEDSIĘBIORCY pod rygorem nieważności.</w:t>
      </w:r>
    </w:p>
    <w:p w14:paraId="3E02F908" w14:textId="77777777" w:rsidR="00F23A56" w:rsidRDefault="00F23A56">
      <w:pPr>
        <w:pStyle w:val="Akapitzlist"/>
        <w:numPr>
          <w:ilvl w:val="0"/>
          <w:numId w:val="15"/>
        </w:numPr>
        <w:jc w:val="both"/>
      </w:pPr>
      <w:r>
        <w:rPr>
          <w:rFonts w:cs="Calibri"/>
          <w:sz w:val="20"/>
          <w:szCs w:val="20"/>
        </w:rPr>
        <w:t xml:space="preserve">PRODUCENT zobowiązuje się do odsprzedania tuczników na rzecz PRZEDSIĘBIORCY na każdym etapie hodowli, na każde żądanie  PRZEDSIĘBIORCY niezależnie od przyczyny takiego żądania. W przypadku braku wydania przez PRODUCENTA na rzecz PRZEDSIĘBIORCY tuczników we wskazanym przez PRZEDSIĘBIORCĘ terminie, PRZEDSIĘBIORCA ma prawo wejścia na teren gospodarstwa PRODUCENTA oraz samodzielnego odebrania tuczników, na co PRODUCENT wyraża nieodwołalną zgodę. PRODUCENT celem umożliwienia wyegzekwowania postanowień niniejszego ustępu udziela PRZEDSIĘBIORCY nieodwołalnego pełnomocnictwa do wejścia na teren gospodarstwa PRODUCENTA w celu odebrania tuczników. </w:t>
      </w:r>
    </w:p>
    <w:p w14:paraId="13186ABF" w14:textId="77777777" w:rsidR="00F23A56" w:rsidRDefault="00F23A56">
      <w:pPr>
        <w:pStyle w:val="Akapitzlist"/>
        <w:ind w:left="340"/>
        <w:jc w:val="both"/>
        <w:rPr>
          <w:rFonts w:cs="Calibri"/>
          <w:sz w:val="20"/>
          <w:szCs w:val="20"/>
        </w:rPr>
      </w:pPr>
    </w:p>
    <w:p w14:paraId="2AC3D5C3" w14:textId="77777777" w:rsidR="00F23A56" w:rsidRDefault="00F23A56">
      <w:pPr>
        <w:pStyle w:val="Akapitzlist"/>
        <w:ind w:left="340"/>
        <w:jc w:val="center"/>
      </w:pPr>
      <w:r>
        <w:rPr>
          <w:rFonts w:cs="Calibri"/>
          <w:b/>
        </w:rPr>
        <w:t>§13</w:t>
      </w:r>
    </w:p>
    <w:p w14:paraId="35EC7268" w14:textId="77777777" w:rsidR="00F23A56" w:rsidRDefault="00F23A56">
      <w:pPr>
        <w:pStyle w:val="Akapitzlist"/>
        <w:ind w:left="340"/>
        <w:jc w:val="center"/>
      </w:pPr>
      <w:r>
        <w:rPr>
          <w:rFonts w:cs="Calibri"/>
          <w:b/>
        </w:rPr>
        <w:t>KARY UMOWNE</w:t>
      </w:r>
    </w:p>
    <w:p w14:paraId="4AEDCE15" w14:textId="77777777" w:rsidR="00F23A56" w:rsidRDefault="00F23A56">
      <w:pPr>
        <w:pStyle w:val="Akapitzlist"/>
        <w:ind w:left="340"/>
        <w:jc w:val="center"/>
        <w:rPr>
          <w:rFonts w:cs="Calibri"/>
          <w:b/>
        </w:rPr>
      </w:pPr>
    </w:p>
    <w:p w14:paraId="2007CE5A" w14:textId="77777777" w:rsidR="00F23A56" w:rsidRDefault="00F23A56">
      <w:pPr>
        <w:pStyle w:val="Akapitzlist"/>
        <w:ind w:left="340"/>
        <w:jc w:val="both"/>
      </w:pPr>
      <w:r>
        <w:rPr>
          <w:rFonts w:cs="Calibri"/>
          <w:sz w:val="20"/>
          <w:szCs w:val="20"/>
        </w:rPr>
        <w:t>W przypadku nie wywiązania się lub nienależytego wywiązania się z obowiązków wynikających z  Umowy PRODUCENT zapłaci następujące kary umowne na rzecz PRZEDSIĘBIORCY:</w:t>
      </w:r>
    </w:p>
    <w:p w14:paraId="66841A8D" w14:textId="77777777" w:rsidR="00F23A56" w:rsidRDefault="00F23A56">
      <w:pPr>
        <w:pStyle w:val="Akapitzlist"/>
        <w:numPr>
          <w:ilvl w:val="0"/>
          <w:numId w:val="5"/>
        </w:numPr>
        <w:jc w:val="both"/>
      </w:pPr>
      <w:r>
        <w:rPr>
          <w:rFonts w:cs="Calibri"/>
          <w:sz w:val="20"/>
          <w:szCs w:val="20"/>
        </w:rPr>
        <w:t>kwotę 700,00zł (siedemset złotych) za każdą sztukę tucznika, nie przekazaną PRZEDSIĘBIORCY do odbioru (nie rozliczoną) po zakończeniu tuczu w terminie wskazanym przez PRZEDSIĘBIORCĘ z uwzględnieniem udokumentowanych i uznanych przez PRZEDSIĘBIORCĘ upadków;</w:t>
      </w:r>
    </w:p>
    <w:p w14:paraId="74FB747A" w14:textId="77777777" w:rsidR="00F23A56" w:rsidRPr="00820EC4" w:rsidRDefault="00F23A56">
      <w:pPr>
        <w:pStyle w:val="Akapitzlist"/>
        <w:numPr>
          <w:ilvl w:val="0"/>
          <w:numId w:val="5"/>
        </w:numPr>
        <w:jc w:val="both"/>
      </w:pPr>
      <w:r>
        <w:rPr>
          <w:rFonts w:cs="Calibri"/>
          <w:sz w:val="20"/>
          <w:szCs w:val="20"/>
        </w:rPr>
        <w:t>karę umowną wskazaną w §</w:t>
      </w:r>
      <w:r w:rsidR="00820EC4">
        <w:rPr>
          <w:rFonts w:cs="Calibri"/>
          <w:sz w:val="20"/>
          <w:szCs w:val="20"/>
        </w:rPr>
        <w:t>2</w:t>
      </w:r>
      <w:r>
        <w:rPr>
          <w:rFonts w:cs="Calibri"/>
          <w:sz w:val="20"/>
          <w:szCs w:val="20"/>
        </w:rPr>
        <w:t xml:space="preserve"> ust. </w:t>
      </w:r>
      <w:r w:rsidR="00820EC4">
        <w:rPr>
          <w:rFonts w:cs="Calibri"/>
          <w:sz w:val="20"/>
          <w:szCs w:val="20"/>
        </w:rPr>
        <w:t>16</w:t>
      </w:r>
      <w:r>
        <w:rPr>
          <w:rFonts w:cs="Calibri"/>
          <w:sz w:val="20"/>
          <w:szCs w:val="20"/>
        </w:rPr>
        <w:t xml:space="preserve"> Umowy;</w:t>
      </w:r>
    </w:p>
    <w:p w14:paraId="6DB063AE" w14:textId="77777777" w:rsidR="00820EC4" w:rsidRDefault="005672AC">
      <w:pPr>
        <w:pStyle w:val="Akapitzlist"/>
        <w:numPr>
          <w:ilvl w:val="0"/>
          <w:numId w:val="5"/>
        </w:numPr>
        <w:jc w:val="both"/>
      </w:pPr>
      <w:r>
        <w:rPr>
          <w:sz w:val="20"/>
          <w:szCs w:val="20"/>
        </w:rPr>
        <w:t xml:space="preserve">karę umowną, naliczaną w sposób szczegółowo określony w </w:t>
      </w:r>
      <w:r>
        <w:rPr>
          <w:rFonts w:cs="Calibri"/>
          <w:sz w:val="20"/>
          <w:szCs w:val="20"/>
        </w:rPr>
        <w:t>§</w:t>
      </w:r>
      <w:r>
        <w:rPr>
          <w:sz w:val="20"/>
          <w:szCs w:val="20"/>
        </w:rPr>
        <w:t xml:space="preserve"> 11 ust. 4 Umowy;</w:t>
      </w:r>
    </w:p>
    <w:p w14:paraId="22ECF1B0" w14:textId="77777777" w:rsidR="00F23A56" w:rsidRDefault="00F23A56">
      <w:pPr>
        <w:pStyle w:val="Akapitzlist"/>
        <w:numPr>
          <w:ilvl w:val="0"/>
          <w:numId w:val="5"/>
        </w:numPr>
        <w:jc w:val="both"/>
      </w:pPr>
      <w:r>
        <w:rPr>
          <w:sz w:val="20"/>
          <w:szCs w:val="20"/>
        </w:rPr>
        <w:t xml:space="preserve">karę umowną wskazaną w </w:t>
      </w:r>
      <w:r>
        <w:rPr>
          <w:rFonts w:cs="Calibri"/>
          <w:sz w:val="20"/>
          <w:szCs w:val="20"/>
        </w:rPr>
        <w:t>§</w:t>
      </w:r>
      <w:r>
        <w:rPr>
          <w:sz w:val="20"/>
          <w:szCs w:val="20"/>
        </w:rPr>
        <w:t xml:space="preserve"> </w:t>
      </w:r>
      <w:r w:rsidR="00820EC4">
        <w:rPr>
          <w:sz w:val="20"/>
          <w:szCs w:val="20"/>
        </w:rPr>
        <w:t>12</w:t>
      </w:r>
      <w:r>
        <w:rPr>
          <w:sz w:val="20"/>
          <w:szCs w:val="20"/>
        </w:rPr>
        <w:t xml:space="preserve"> ust. </w:t>
      </w:r>
      <w:r w:rsidR="00820EC4">
        <w:rPr>
          <w:sz w:val="20"/>
          <w:szCs w:val="20"/>
        </w:rPr>
        <w:t>7</w:t>
      </w:r>
      <w:r>
        <w:rPr>
          <w:sz w:val="20"/>
          <w:szCs w:val="20"/>
        </w:rPr>
        <w:t xml:space="preserve"> Umowy.</w:t>
      </w:r>
    </w:p>
    <w:p w14:paraId="7700C0EE" w14:textId="77777777" w:rsidR="00F23A56" w:rsidRDefault="00F23A56">
      <w:pPr>
        <w:jc w:val="both"/>
        <w:rPr>
          <w:rFonts w:cs="Calibri"/>
          <w:sz w:val="20"/>
          <w:szCs w:val="20"/>
        </w:rPr>
      </w:pPr>
      <w:r>
        <w:rPr>
          <w:rFonts w:cs="Calibri"/>
          <w:sz w:val="20"/>
          <w:szCs w:val="20"/>
        </w:rPr>
        <w:t xml:space="preserve">       Naliczenie kar umownych przez PRZEDSIĘBIORCĘ nie wyłącza odpowiedzialności PRODUCENTA na zasadach ogólnych.</w:t>
      </w:r>
    </w:p>
    <w:p w14:paraId="72F65C0D" w14:textId="77777777" w:rsidR="007F62B5" w:rsidRDefault="007F62B5">
      <w:pPr>
        <w:jc w:val="both"/>
        <w:rPr>
          <w:rFonts w:cs="Calibri"/>
          <w:sz w:val="20"/>
          <w:szCs w:val="20"/>
        </w:rPr>
      </w:pPr>
    </w:p>
    <w:p w14:paraId="703646A5" w14:textId="77777777" w:rsidR="007F62B5" w:rsidRDefault="007F62B5">
      <w:pPr>
        <w:jc w:val="both"/>
      </w:pPr>
    </w:p>
    <w:p w14:paraId="6D4125BE" w14:textId="77777777" w:rsidR="00F23A56" w:rsidRDefault="00F23A56">
      <w:pPr>
        <w:jc w:val="center"/>
      </w:pPr>
      <w:r>
        <w:rPr>
          <w:rFonts w:cs="Calibri"/>
          <w:b/>
        </w:rPr>
        <w:lastRenderedPageBreak/>
        <w:t>§14</w:t>
      </w:r>
    </w:p>
    <w:p w14:paraId="7751E953" w14:textId="77777777" w:rsidR="00F23A56" w:rsidRDefault="00F23A56">
      <w:pPr>
        <w:jc w:val="center"/>
      </w:pPr>
      <w:r>
        <w:rPr>
          <w:rFonts w:cs="Calibri"/>
          <w:b/>
        </w:rPr>
        <w:t>POSTANOWIENIA KOŃCOWE</w:t>
      </w:r>
    </w:p>
    <w:p w14:paraId="1C71065F" w14:textId="77777777" w:rsidR="00F23A56" w:rsidRDefault="00F23A56">
      <w:pPr>
        <w:pStyle w:val="Akapitzlist"/>
        <w:ind w:left="1800"/>
        <w:jc w:val="center"/>
        <w:rPr>
          <w:rFonts w:cs="Calibri"/>
          <w:b/>
        </w:rPr>
      </w:pPr>
    </w:p>
    <w:p w14:paraId="370E2FAC" w14:textId="77777777" w:rsidR="00F23A56" w:rsidRDefault="00F23A56">
      <w:pPr>
        <w:pStyle w:val="Akapitzlist"/>
        <w:numPr>
          <w:ilvl w:val="0"/>
          <w:numId w:val="13"/>
        </w:numPr>
        <w:ind w:left="700"/>
        <w:jc w:val="both"/>
      </w:pPr>
      <w:r>
        <w:rPr>
          <w:rFonts w:cs="Calibri"/>
          <w:sz w:val="20"/>
          <w:szCs w:val="20"/>
        </w:rPr>
        <w:t>W sprawach nieuregulowanych w Umowie mają zastosowanie przepisy Kodeksu cywilnego.</w:t>
      </w:r>
    </w:p>
    <w:p w14:paraId="3647A610" w14:textId="77777777" w:rsidR="00F23A56" w:rsidRDefault="00F23A56">
      <w:pPr>
        <w:pStyle w:val="Akapitzlist"/>
        <w:numPr>
          <w:ilvl w:val="0"/>
          <w:numId w:val="13"/>
        </w:numPr>
        <w:ind w:left="700"/>
        <w:jc w:val="both"/>
      </w:pPr>
      <w:r>
        <w:rPr>
          <w:rFonts w:cs="Calibri"/>
          <w:sz w:val="20"/>
          <w:szCs w:val="20"/>
        </w:rPr>
        <w:t>Wszelkie spory wynikające z realizacji Umowy rozstrzygać będzie właściwy miejscowo i rzeczowo Sąd  dla siedziby PRZEDSIĘBIORCY.</w:t>
      </w:r>
    </w:p>
    <w:p w14:paraId="75BA7FB6" w14:textId="77777777" w:rsidR="00F23A56" w:rsidRDefault="00F23A56">
      <w:pPr>
        <w:pStyle w:val="Akapitzlist"/>
        <w:numPr>
          <w:ilvl w:val="0"/>
          <w:numId w:val="13"/>
        </w:numPr>
        <w:ind w:left="700"/>
        <w:jc w:val="both"/>
      </w:pPr>
      <w:r>
        <w:rPr>
          <w:rFonts w:cs="Calibri"/>
          <w:sz w:val="20"/>
          <w:szCs w:val="20"/>
        </w:rPr>
        <w:t xml:space="preserve">Z chwilą podpisania Umowy tracą moc obowiązującą i ulegają rozwiązaniu wszystkie dotychczasowe umowy i porozumienia między stronami w zakresie hodowli trzody chlewnej, o ile były zawarte. </w:t>
      </w:r>
    </w:p>
    <w:p w14:paraId="0EC26966" w14:textId="77777777" w:rsidR="00F23A56" w:rsidRDefault="00F23A56">
      <w:pPr>
        <w:pStyle w:val="Akapitzlist"/>
        <w:numPr>
          <w:ilvl w:val="0"/>
          <w:numId w:val="13"/>
        </w:numPr>
        <w:ind w:left="700"/>
        <w:jc w:val="both"/>
      </w:pPr>
      <w:r>
        <w:rPr>
          <w:rFonts w:cs="Calibri"/>
          <w:sz w:val="20"/>
          <w:szCs w:val="20"/>
        </w:rPr>
        <w:t>Integralną częścią niniejszej Umowy jest Załącznik stanowiący wzór dokumentu wskazującego na: Ilość sztuk warchlaków wydanych w ramach danego cyklu, ich łączną  wagę, cenę paszy dla danego cyklu, ostateczny termin wydania tuczników.</w:t>
      </w:r>
    </w:p>
    <w:p w14:paraId="53522055" w14:textId="77777777" w:rsidR="00F23A56" w:rsidRDefault="00F23A56">
      <w:pPr>
        <w:pStyle w:val="Akapitzlist"/>
        <w:numPr>
          <w:ilvl w:val="0"/>
          <w:numId w:val="13"/>
        </w:numPr>
        <w:ind w:left="700"/>
        <w:jc w:val="both"/>
      </w:pPr>
      <w:r>
        <w:rPr>
          <w:rFonts w:cs="Calibri"/>
          <w:sz w:val="20"/>
          <w:szCs w:val="20"/>
        </w:rPr>
        <w:t xml:space="preserve">Umowę sporządzono w dwóch jednobrzmiących egzemplarzach, po jednym dla każdej ze Stron. </w:t>
      </w:r>
    </w:p>
    <w:p w14:paraId="10AF3227" w14:textId="77777777" w:rsidR="00F23A56" w:rsidRDefault="00F23A56">
      <w:pPr>
        <w:pStyle w:val="Akapitzlist"/>
        <w:ind w:left="2160"/>
        <w:jc w:val="both"/>
        <w:rPr>
          <w:rFonts w:cs="Calibri"/>
          <w:sz w:val="20"/>
          <w:szCs w:val="20"/>
        </w:rPr>
      </w:pPr>
    </w:p>
    <w:p w14:paraId="2C23AA68" w14:textId="77777777" w:rsidR="00F23A56" w:rsidRDefault="00F23A56">
      <w:pPr>
        <w:pStyle w:val="Akapitzlist"/>
        <w:ind w:left="850"/>
        <w:jc w:val="both"/>
      </w:pPr>
      <w:r>
        <w:rPr>
          <w:rFonts w:cs="Calibri"/>
          <w:sz w:val="20"/>
          <w:szCs w:val="20"/>
        </w:rPr>
        <w:t>……………………………………………………………………</w:t>
      </w:r>
      <w:r>
        <w:rPr>
          <w:rFonts w:cs="Calibri"/>
          <w:sz w:val="20"/>
          <w:szCs w:val="20"/>
        </w:rPr>
        <w:tab/>
      </w:r>
      <w:r>
        <w:rPr>
          <w:rFonts w:cs="Calibri"/>
          <w:sz w:val="20"/>
          <w:szCs w:val="20"/>
        </w:rPr>
        <w:tab/>
        <w:t xml:space="preserve">………………………………………………………………. </w:t>
      </w:r>
    </w:p>
    <w:p w14:paraId="6F4D2002" w14:textId="77777777" w:rsidR="00F23A56" w:rsidRDefault="00F23A56">
      <w:pPr>
        <w:pStyle w:val="Akapitzlist"/>
        <w:ind w:left="2098"/>
      </w:pPr>
      <w:r>
        <w:rPr>
          <w:rFonts w:cs="Calibri"/>
          <w:sz w:val="20"/>
          <w:szCs w:val="20"/>
        </w:rPr>
        <w:t>/PRZEDSIĘBIORCA/</w:t>
      </w:r>
      <w:r>
        <w:rPr>
          <w:rFonts w:cs="Calibri"/>
          <w:sz w:val="20"/>
          <w:szCs w:val="20"/>
        </w:rPr>
        <w:tab/>
      </w:r>
      <w:r>
        <w:rPr>
          <w:rFonts w:cs="Calibri"/>
          <w:sz w:val="20"/>
          <w:szCs w:val="20"/>
        </w:rPr>
        <w:tab/>
      </w:r>
      <w:r>
        <w:rPr>
          <w:rFonts w:cs="Calibri"/>
          <w:sz w:val="20"/>
          <w:szCs w:val="20"/>
        </w:rPr>
        <w:tab/>
      </w:r>
      <w:r>
        <w:rPr>
          <w:rFonts w:cs="Calibri"/>
          <w:sz w:val="20"/>
          <w:szCs w:val="20"/>
        </w:rPr>
        <w:tab/>
      </w:r>
      <w:r>
        <w:rPr>
          <w:rFonts w:cs="Calibri"/>
          <w:sz w:val="20"/>
          <w:szCs w:val="20"/>
        </w:rPr>
        <w:tab/>
        <w:t>/PRODUCENT/</w:t>
      </w:r>
    </w:p>
    <w:p w14:paraId="7CD1F0D2" w14:textId="77777777" w:rsidR="00F23A56" w:rsidRDefault="00F23A56">
      <w:pPr>
        <w:pStyle w:val="Akapitzlist"/>
        <w:ind w:left="3285"/>
        <w:jc w:val="right"/>
      </w:pPr>
      <w:r>
        <w:rPr>
          <w:rFonts w:cs="Calibri"/>
          <w:sz w:val="20"/>
          <w:szCs w:val="20"/>
        </w:rPr>
        <w:tab/>
        <w:t xml:space="preserve"> </w:t>
      </w:r>
      <w:r>
        <w:rPr>
          <w:rFonts w:cs="Calibri"/>
          <w:sz w:val="20"/>
          <w:szCs w:val="20"/>
        </w:rPr>
        <w:tab/>
      </w:r>
      <w:r>
        <w:rPr>
          <w:rFonts w:cs="Calibri"/>
          <w:sz w:val="20"/>
          <w:szCs w:val="20"/>
        </w:rPr>
        <w:tab/>
      </w:r>
      <w:r>
        <w:rPr>
          <w:rFonts w:cs="Calibri"/>
          <w:sz w:val="20"/>
          <w:szCs w:val="20"/>
        </w:rPr>
        <w:tab/>
        <w:t xml:space="preserve">              ………………………………………………………………..</w:t>
      </w:r>
    </w:p>
    <w:p w14:paraId="1D10B17C" w14:textId="77777777" w:rsidR="00F23A56" w:rsidRDefault="00F23A56">
      <w:pPr>
        <w:jc w:val="center"/>
      </w:pPr>
      <w:r>
        <w:rPr>
          <w:rFonts w:cs="Calibri"/>
          <w:sz w:val="20"/>
          <w:szCs w:val="20"/>
        </w:rPr>
        <w:t xml:space="preserve">                                                                                                                                        /MAŁŻONKA/</w:t>
      </w:r>
    </w:p>
    <w:p w14:paraId="2475AC01" w14:textId="77777777" w:rsidR="00F23A56" w:rsidRDefault="00F23A56">
      <w:pPr>
        <w:pStyle w:val="Akapitzlist"/>
        <w:pageBreakBefore/>
        <w:ind w:left="3285"/>
        <w:rPr>
          <w:rFonts w:cs="Calibri"/>
          <w:sz w:val="20"/>
          <w:szCs w:val="20"/>
        </w:rPr>
      </w:pPr>
    </w:p>
    <w:p w14:paraId="5154608E" w14:textId="77777777" w:rsidR="00F23A56" w:rsidRDefault="00F23A56">
      <w:pPr>
        <w:pStyle w:val="Akapitzlist"/>
        <w:ind w:left="3285"/>
      </w:pPr>
      <w:r>
        <w:rPr>
          <w:rFonts w:cs="Calibri"/>
          <w:sz w:val="20"/>
          <w:szCs w:val="20"/>
        </w:rPr>
        <w:t>..</w:t>
      </w:r>
    </w:p>
    <w:p w14:paraId="2D08F849" w14:textId="77777777" w:rsidR="00F23A56" w:rsidRDefault="00F23A56">
      <w:pPr>
        <w:pStyle w:val="Akapitzlist"/>
        <w:ind w:left="3285"/>
        <w:rPr>
          <w:rFonts w:cs="Calibri"/>
          <w:sz w:val="20"/>
          <w:szCs w:val="20"/>
        </w:rPr>
      </w:pPr>
    </w:p>
    <w:p w14:paraId="4C29D40C" w14:textId="4B35B023" w:rsidR="00F23A56" w:rsidRDefault="00F23A56">
      <w:pPr>
        <w:jc w:val="both"/>
      </w:pPr>
      <w:r>
        <w:rPr>
          <w:rFonts w:cs="Calibri"/>
          <w:b/>
          <w:sz w:val="24"/>
          <w:szCs w:val="24"/>
        </w:rPr>
        <w:t>Załącznik do Umowy Nowa Formuła</w:t>
      </w:r>
      <w:r w:rsidR="00012150">
        <w:rPr>
          <w:rFonts w:cs="Calibri"/>
          <w:b/>
          <w:sz w:val="24"/>
          <w:szCs w:val="24"/>
        </w:rPr>
        <w:t xml:space="preserve"> </w:t>
      </w:r>
      <w:r>
        <w:rPr>
          <w:rFonts w:cs="Calibri"/>
          <w:b/>
          <w:sz w:val="24"/>
          <w:szCs w:val="24"/>
        </w:rPr>
        <w:t>nr</w:t>
      </w:r>
      <w:r w:rsidR="002B76AA">
        <w:rPr>
          <w:rFonts w:cs="Calibri"/>
          <w:b/>
          <w:sz w:val="24"/>
          <w:szCs w:val="24"/>
        </w:rPr>
        <w:t xml:space="preserve"> </w:t>
      </w:r>
      <w:r w:rsidR="00701686">
        <w:rPr>
          <w:rFonts w:cs="Calibri"/>
          <w:b/>
          <w:sz w:val="24"/>
          <w:szCs w:val="24"/>
        </w:rPr>
        <w:t>$</w:t>
      </w:r>
      <w:bookmarkStart w:id="14" w:name="_GoBack"/>
      <w:bookmarkEnd w:id="14"/>
      <w:r w:rsidR="002B76AA">
        <w:rPr>
          <w:rFonts w:cs="Calibri"/>
          <w:b/>
          <w:sz w:val="24"/>
          <w:szCs w:val="24"/>
        </w:rPr>
        <w:t>{</w:t>
      </w:r>
      <w:proofErr w:type="spellStart"/>
      <w:r w:rsidR="002B76AA">
        <w:rPr>
          <w:rFonts w:cs="Calibri"/>
          <w:b/>
          <w:sz w:val="24"/>
          <w:szCs w:val="24"/>
        </w:rPr>
        <w:t>number</w:t>
      </w:r>
      <w:proofErr w:type="spellEnd"/>
      <w:r w:rsidR="002B76AA">
        <w:rPr>
          <w:rFonts w:cs="Calibri"/>
          <w:b/>
          <w:sz w:val="24"/>
          <w:szCs w:val="24"/>
        </w:rPr>
        <w:t xml:space="preserve">}, </w:t>
      </w:r>
      <w:r>
        <w:rPr>
          <w:rFonts w:cs="Calibri"/>
          <w:b/>
          <w:sz w:val="24"/>
          <w:szCs w:val="24"/>
        </w:rPr>
        <w:t xml:space="preserve"> potwierdzający ilość wydanych przez PRZEDSIĘBIORCĘ na rzecz PRODUCENTA warchlaków w danym cyklu, ich łączną wagę stwierdzoną w miejscu załadunku - Dania, cenę paszy dla danego cyklu, oraz ostateczny termin ich wydania. </w:t>
      </w:r>
    </w:p>
    <w:p w14:paraId="7BB8ADCB" w14:textId="77777777" w:rsidR="00F23A56" w:rsidRDefault="00F23A56">
      <w:r>
        <w:rPr>
          <w:rFonts w:cs="Calibri"/>
          <w:sz w:val="24"/>
          <w:szCs w:val="24"/>
        </w:rPr>
        <w:t>Data: …</w:t>
      </w:r>
      <w:r w:rsidR="00252B2D">
        <w:rPr>
          <w:rFonts w:cs="Calibri"/>
          <w:sz w:val="24"/>
          <w:szCs w:val="24"/>
        </w:rPr>
        <w:t>…………………………………………</w:t>
      </w:r>
      <w:r>
        <w:rPr>
          <w:rFonts w:cs="Calibri"/>
          <w:sz w:val="24"/>
          <w:szCs w:val="24"/>
        </w:rPr>
        <w:t xml:space="preserve"> </w:t>
      </w:r>
    </w:p>
    <w:p w14:paraId="76F031FD" w14:textId="77777777" w:rsidR="00F23A56" w:rsidRDefault="00F23A56">
      <w:r>
        <w:rPr>
          <w:rFonts w:cs="Calibri"/>
          <w:sz w:val="24"/>
          <w:szCs w:val="24"/>
        </w:rPr>
        <w:t>Miejscowość: …</w:t>
      </w:r>
      <w:r w:rsidR="00252B2D">
        <w:rPr>
          <w:rFonts w:cs="Calibri"/>
          <w:sz w:val="24"/>
          <w:szCs w:val="24"/>
        </w:rPr>
        <w:t>…………………………………..</w:t>
      </w:r>
    </w:p>
    <w:p w14:paraId="77BAB0D1" w14:textId="77777777" w:rsidR="00F23A56" w:rsidRDefault="00F23A56">
      <w:r>
        <w:rPr>
          <w:rFonts w:cs="Calibri"/>
          <w:sz w:val="24"/>
          <w:szCs w:val="24"/>
        </w:rPr>
        <w:t>Ilość  sztuk przekazanych przez PRZEDSIĘBIORCĘ na rzecz PRODUCENTA: …….........</w:t>
      </w:r>
      <w:r w:rsidR="00252B2D">
        <w:rPr>
          <w:rFonts w:cs="Calibri"/>
          <w:sz w:val="24"/>
          <w:szCs w:val="24"/>
        </w:rPr>
        <w:t>..</w:t>
      </w:r>
      <w:r>
        <w:rPr>
          <w:rFonts w:cs="Calibri"/>
          <w:sz w:val="24"/>
          <w:szCs w:val="24"/>
        </w:rPr>
        <w:t>.….........</w:t>
      </w:r>
    </w:p>
    <w:p w14:paraId="501E3025" w14:textId="77777777" w:rsidR="00F23A56" w:rsidRDefault="00F23A56">
      <w:r>
        <w:rPr>
          <w:rFonts w:cs="Calibri"/>
          <w:sz w:val="24"/>
          <w:szCs w:val="24"/>
        </w:rPr>
        <w:t>Łączna waga przekazanych warchlaków stwierdzona w miejscu załadunku - Dania: ……........</w:t>
      </w:r>
      <w:r w:rsidR="00252B2D">
        <w:rPr>
          <w:rFonts w:cs="Calibri"/>
          <w:sz w:val="24"/>
          <w:szCs w:val="24"/>
        </w:rPr>
        <w:t>....................</w:t>
      </w:r>
      <w:r>
        <w:rPr>
          <w:rFonts w:cs="Calibri"/>
          <w:sz w:val="24"/>
          <w:szCs w:val="24"/>
        </w:rPr>
        <w:t>.…...</w:t>
      </w:r>
    </w:p>
    <w:p w14:paraId="3129DCC6" w14:textId="77777777" w:rsidR="00F23A56" w:rsidRDefault="00F23A56">
      <w:r>
        <w:rPr>
          <w:rFonts w:cs="Calibri"/>
          <w:sz w:val="24"/>
          <w:szCs w:val="24"/>
        </w:rPr>
        <w:t>Wspólnie ustalona cena paszy dla jednego cyklu: ……..........…</w:t>
      </w:r>
      <w:r w:rsidR="00252B2D">
        <w:rPr>
          <w:rFonts w:cs="Calibri"/>
          <w:sz w:val="24"/>
          <w:szCs w:val="24"/>
        </w:rPr>
        <w:t>……………………</w:t>
      </w:r>
      <w:r>
        <w:rPr>
          <w:rFonts w:cs="Calibri"/>
          <w:sz w:val="24"/>
          <w:szCs w:val="24"/>
        </w:rPr>
        <w:t xml:space="preserve">....………. </w:t>
      </w:r>
    </w:p>
    <w:p w14:paraId="2E076FE6" w14:textId="77777777" w:rsidR="00F23A56" w:rsidRDefault="00F23A56">
      <w:r>
        <w:rPr>
          <w:rFonts w:cs="Calibri"/>
          <w:sz w:val="24"/>
          <w:szCs w:val="24"/>
        </w:rPr>
        <w:t>Ostateczny termin przekazania tuczników przez PRODUCENTA na rzecz PRZEDSIĘBIORCY: ……</w:t>
      </w:r>
      <w:r w:rsidR="00252B2D">
        <w:rPr>
          <w:rFonts w:cs="Calibri"/>
          <w:sz w:val="24"/>
          <w:szCs w:val="24"/>
        </w:rPr>
        <w:t>…………………….</w:t>
      </w:r>
      <w:r>
        <w:rPr>
          <w:rFonts w:cs="Calibri"/>
          <w:sz w:val="24"/>
          <w:szCs w:val="24"/>
        </w:rPr>
        <w:t>..…...</w:t>
      </w:r>
    </w:p>
    <w:p w14:paraId="6E5C8778" w14:textId="77777777" w:rsidR="00F23A56" w:rsidRDefault="00F23A56">
      <w:pPr>
        <w:rPr>
          <w:rFonts w:cs="Calibri"/>
          <w:sz w:val="28"/>
          <w:szCs w:val="28"/>
        </w:rPr>
      </w:pPr>
    </w:p>
    <w:p w14:paraId="6EC5FA48" w14:textId="77777777" w:rsidR="00F23A56" w:rsidRDefault="00F23A56">
      <w:pPr>
        <w:rPr>
          <w:rFonts w:cs="Calibri"/>
          <w:sz w:val="28"/>
          <w:szCs w:val="28"/>
        </w:rPr>
      </w:pPr>
    </w:p>
    <w:p w14:paraId="3C1F8761" w14:textId="77777777" w:rsidR="00F23A56" w:rsidRDefault="00F23A56">
      <w:pPr>
        <w:jc w:val="both"/>
      </w:pPr>
      <w:r>
        <w:rPr>
          <w:rFonts w:cs="Calibri"/>
          <w:sz w:val="28"/>
          <w:szCs w:val="28"/>
        </w:rPr>
        <w:t xml:space="preserve">      </w:t>
      </w:r>
      <w:r>
        <w:rPr>
          <w:rFonts w:cs="Calibri"/>
          <w:sz w:val="28"/>
          <w:szCs w:val="28"/>
        </w:rPr>
        <w:tab/>
        <w:t xml:space="preserve">       …………………………………………</w:t>
      </w:r>
      <w:r>
        <w:rPr>
          <w:rFonts w:cs="Calibri"/>
          <w:sz w:val="28"/>
          <w:szCs w:val="28"/>
        </w:rPr>
        <w:tab/>
      </w:r>
      <w:r>
        <w:rPr>
          <w:rFonts w:cs="Calibri"/>
          <w:sz w:val="28"/>
          <w:szCs w:val="28"/>
        </w:rPr>
        <w:tab/>
      </w:r>
      <w:r>
        <w:rPr>
          <w:rFonts w:cs="Calibri"/>
          <w:sz w:val="28"/>
          <w:szCs w:val="28"/>
        </w:rPr>
        <w:tab/>
        <w:t>…………………………………………</w:t>
      </w:r>
    </w:p>
    <w:p w14:paraId="20996B62" w14:textId="77777777" w:rsidR="00F23A56" w:rsidRDefault="00F23A56">
      <w:pPr>
        <w:jc w:val="both"/>
      </w:pPr>
    </w:p>
    <w:p w14:paraId="38B94B98" w14:textId="77777777" w:rsidR="00F23A56" w:rsidRDefault="00F23A56">
      <w:pPr>
        <w:jc w:val="both"/>
      </w:pPr>
      <w:r>
        <w:rPr>
          <w:rFonts w:cs="Calibri"/>
        </w:rPr>
        <w:tab/>
      </w:r>
      <w:r>
        <w:rPr>
          <w:rFonts w:cs="Calibri"/>
        </w:rPr>
        <w:tab/>
      </w:r>
      <w:r>
        <w:rPr>
          <w:rFonts w:cs="Calibri"/>
          <w:sz w:val="28"/>
          <w:szCs w:val="28"/>
        </w:rPr>
        <w:t>PRZEDSIĘBIORCA</w:t>
      </w:r>
      <w:r>
        <w:rPr>
          <w:rFonts w:cs="Calibri"/>
          <w:sz w:val="28"/>
          <w:szCs w:val="28"/>
        </w:rPr>
        <w:tab/>
        <w:t xml:space="preserve">   </w:t>
      </w:r>
      <w:r>
        <w:rPr>
          <w:rFonts w:cs="Calibri"/>
          <w:sz w:val="28"/>
          <w:szCs w:val="28"/>
        </w:rPr>
        <w:tab/>
      </w:r>
      <w:r>
        <w:rPr>
          <w:rFonts w:cs="Calibri"/>
          <w:sz w:val="28"/>
          <w:szCs w:val="28"/>
        </w:rPr>
        <w:tab/>
      </w:r>
      <w:r>
        <w:rPr>
          <w:rFonts w:cs="Calibri"/>
          <w:sz w:val="28"/>
          <w:szCs w:val="28"/>
        </w:rPr>
        <w:tab/>
      </w:r>
      <w:r>
        <w:rPr>
          <w:rFonts w:cs="Calibri"/>
          <w:sz w:val="28"/>
          <w:szCs w:val="28"/>
        </w:rPr>
        <w:tab/>
        <w:t>PRODUCENT</w:t>
      </w:r>
    </w:p>
    <w:p w14:paraId="3795DA84" w14:textId="77777777" w:rsidR="00F23A56" w:rsidRDefault="00F23A56">
      <w:pPr>
        <w:rPr>
          <w:rFonts w:cs="Calibri"/>
          <w:b/>
          <w:sz w:val="20"/>
          <w:szCs w:val="20"/>
        </w:rPr>
      </w:pPr>
    </w:p>
    <w:p w14:paraId="0AECBAB2" w14:textId="77777777" w:rsidR="00F23A56" w:rsidRDefault="00F23A56">
      <w:pPr>
        <w:jc w:val="both"/>
        <w:rPr>
          <w:rFonts w:cs="Calibri"/>
          <w:b/>
          <w:sz w:val="28"/>
          <w:szCs w:val="28"/>
        </w:rPr>
      </w:pPr>
    </w:p>
    <w:p w14:paraId="36C2EFBE" w14:textId="77777777" w:rsidR="00F23A56" w:rsidRDefault="00F23A56">
      <w:pPr>
        <w:pStyle w:val="Akapitzlist"/>
        <w:ind w:left="1440"/>
        <w:jc w:val="both"/>
        <w:rPr>
          <w:rFonts w:cs="Calibri"/>
          <w:b/>
          <w:sz w:val="20"/>
          <w:szCs w:val="20"/>
        </w:rPr>
      </w:pPr>
    </w:p>
    <w:p w14:paraId="6F7424E3" w14:textId="77777777" w:rsidR="00F23A56" w:rsidRDefault="00F23A56">
      <w:pPr>
        <w:pStyle w:val="Akapitzlist"/>
        <w:ind w:left="1440"/>
        <w:jc w:val="both"/>
        <w:rPr>
          <w:rFonts w:cs="Calibri"/>
          <w:sz w:val="20"/>
          <w:szCs w:val="20"/>
        </w:rPr>
      </w:pPr>
    </w:p>
    <w:p w14:paraId="55B802A3" w14:textId="77777777" w:rsidR="00F23A56" w:rsidRDefault="00F23A56">
      <w:pPr>
        <w:pStyle w:val="Akapitzlist"/>
        <w:ind w:left="1440"/>
        <w:jc w:val="both"/>
      </w:pPr>
    </w:p>
    <w:p w14:paraId="0F4A0FE5" w14:textId="77777777" w:rsidR="00F23A56" w:rsidRDefault="00F23A56">
      <w:pPr>
        <w:pStyle w:val="Akapitzlist"/>
        <w:ind w:left="1440"/>
        <w:jc w:val="both"/>
      </w:pPr>
    </w:p>
    <w:p w14:paraId="27506E27" w14:textId="77777777" w:rsidR="00F23A56" w:rsidRDefault="00F23A56">
      <w:pPr>
        <w:pStyle w:val="Akapitzlist"/>
        <w:ind w:left="1440"/>
        <w:jc w:val="both"/>
        <w:rPr>
          <w:rFonts w:cs="Calibri"/>
          <w:b/>
          <w:sz w:val="28"/>
          <w:szCs w:val="28"/>
        </w:rPr>
      </w:pPr>
    </w:p>
    <w:p w14:paraId="539E9D37" w14:textId="77777777" w:rsidR="00F23A56" w:rsidRDefault="00F23A56">
      <w:pPr>
        <w:pStyle w:val="Akapitzlist"/>
        <w:ind w:left="1440"/>
        <w:jc w:val="both"/>
        <w:rPr>
          <w:rFonts w:cs="Calibri"/>
          <w:b/>
          <w:sz w:val="28"/>
          <w:szCs w:val="28"/>
        </w:rPr>
      </w:pPr>
    </w:p>
    <w:p w14:paraId="07023906" w14:textId="77777777" w:rsidR="00F23A56" w:rsidRDefault="00F23A56">
      <w:pPr>
        <w:pStyle w:val="Akapitzlist"/>
        <w:ind w:left="1440"/>
        <w:jc w:val="both"/>
        <w:rPr>
          <w:rFonts w:cs="Calibri"/>
          <w:b/>
          <w:sz w:val="28"/>
          <w:szCs w:val="28"/>
        </w:rPr>
      </w:pPr>
    </w:p>
    <w:p w14:paraId="7B52602F" w14:textId="77777777" w:rsidR="00F23A56" w:rsidRDefault="00F23A56">
      <w:pPr>
        <w:pStyle w:val="Akapitzlist"/>
        <w:ind w:left="1440"/>
        <w:jc w:val="both"/>
        <w:rPr>
          <w:rFonts w:cs="Calibri"/>
          <w:b/>
          <w:sz w:val="28"/>
          <w:szCs w:val="28"/>
        </w:rPr>
      </w:pPr>
    </w:p>
    <w:p w14:paraId="2240F671" w14:textId="77777777" w:rsidR="00F23A56" w:rsidRDefault="00F23A56"/>
    <w:sectPr w:rsidR="00F23A56">
      <w:headerReference w:type="default" r:id="rId7"/>
      <w:footerReference w:type="default" r:id="rId8"/>
      <w:headerReference w:type="first" r:id="rId9"/>
      <w:footerReference w:type="first" r:id="rId10"/>
      <w:pgSz w:w="11906" w:h="16838"/>
      <w:pgMar w:top="1417" w:right="1417" w:bottom="1417" w:left="1417" w:header="708"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DABB91" w14:textId="77777777" w:rsidR="008963BE" w:rsidRDefault="008963BE">
      <w:pPr>
        <w:spacing w:after="0" w:line="240" w:lineRule="auto"/>
      </w:pPr>
      <w:r>
        <w:separator/>
      </w:r>
    </w:p>
  </w:endnote>
  <w:endnote w:type="continuationSeparator" w:id="0">
    <w:p w14:paraId="4D34456E" w14:textId="77777777" w:rsidR="008963BE" w:rsidRDefault="008963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EE"/>
    <w:family w:val="swiss"/>
    <w:pitch w:val="variable"/>
    <w:sig w:usb0="E4002EFF" w:usb1="C000E47F" w:usb2="00000009" w:usb3="00000000" w:csb0="000001FF" w:csb1="00000000"/>
  </w:font>
  <w:font w:name="Liberation Sans">
    <w:altName w:val="Arial"/>
    <w:charset w:val="EE"/>
    <w:family w:val="swiss"/>
    <w:pitch w:val="variable"/>
  </w:font>
  <w:font w:name="Microsoft YaHei">
    <w:panose1 w:val="020B0503020204020204"/>
    <w:charset w:val="86"/>
    <w:family w:val="swiss"/>
    <w:pitch w:val="variable"/>
    <w:sig w:usb0="80000287" w:usb1="2ACF3C50" w:usb2="00000016" w:usb3="00000000" w:csb0="0004001F" w:csb1="00000000"/>
  </w:font>
  <w:font w:name="Lucida Sans">
    <w:altName w:val="Lucida Sans"/>
    <w:charset w:val="00"/>
    <w:family w:val="swiss"/>
    <w:pitch w:val="variable"/>
    <w:sig w:usb0="00000003" w:usb1="00000000" w:usb2="00000000" w:usb3="00000000" w:csb0="00000001"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864" w:type="dxa"/>
      <w:tblLayout w:type="fixed"/>
      <w:tblCellMar>
        <w:top w:w="113" w:type="dxa"/>
      </w:tblCellMar>
      <w:tblLook w:val="0000" w:firstRow="0" w:lastRow="0" w:firstColumn="0" w:lastColumn="0" w:noHBand="0" w:noVBand="0"/>
    </w:tblPr>
    <w:tblGrid>
      <w:gridCol w:w="2703"/>
      <w:gridCol w:w="3438"/>
      <w:gridCol w:w="3071"/>
    </w:tblGrid>
    <w:tr w:rsidR="00F23A56" w14:paraId="1E158B38" w14:textId="77777777">
      <w:tc>
        <w:tcPr>
          <w:tcW w:w="2703" w:type="dxa"/>
          <w:shd w:val="clear" w:color="auto" w:fill="auto"/>
        </w:tcPr>
        <w:p w14:paraId="23F23DE3" w14:textId="77777777" w:rsidR="00F23A56" w:rsidRDefault="00F23A56">
          <w:pPr>
            <w:pStyle w:val="Stopka"/>
          </w:pPr>
          <w:r>
            <w:rPr>
              <w:color w:val="FFFFFF"/>
            </w:rPr>
            <w:t>Tel +48 61 894 72 22</w:t>
          </w:r>
        </w:p>
        <w:p w14:paraId="1F3CFA32" w14:textId="77777777" w:rsidR="00F23A56" w:rsidRDefault="00F23A56">
          <w:pPr>
            <w:pStyle w:val="Stopka"/>
          </w:pPr>
          <w:r>
            <w:rPr>
              <w:color w:val="FFFFFF"/>
            </w:rPr>
            <w:t>Fax +48 61 894 76 54</w:t>
          </w:r>
        </w:p>
        <w:p w14:paraId="015703A5" w14:textId="77777777" w:rsidR="00F23A56" w:rsidRDefault="00F23A56">
          <w:pPr>
            <w:pStyle w:val="Stopka"/>
          </w:pPr>
          <w:r>
            <w:rPr>
              <w:color w:val="FFFFFF"/>
            </w:rPr>
            <w:t>biuro@agrotranshandel.pl</w:t>
          </w:r>
        </w:p>
      </w:tc>
      <w:tc>
        <w:tcPr>
          <w:tcW w:w="3438" w:type="dxa"/>
          <w:shd w:val="clear" w:color="auto" w:fill="auto"/>
        </w:tcPr>
        <w:p w14:paraId="02337C41" w14:textId="77777777" w:rsidR="00F23A56" w:rsidRDefault="00F23A56">
          <w:pPr>
            <w:pStyle w:val="Stopka"/>
            <w:jc w:val="center"/>
          </w:pPr>
          <w:r>
            <w:rPr>
              <w:color w:val="FFFFFF"/>
            </w:rPr>
            <w:t>NIP 777-30-79-562</w:t>
          </w:r>
        </w:p>
        <w:p w14:paraId="0C327CA5" w14:textId="77777777" w:rsidR="00F23A56" w:rsidRDefault="00F23A56">
          <w:pPr>
            <w:pStyle w:val="Stopka"/>
            <w:jc w:val="center"/>
          </w:pPr>
          <w:r>
            <w:rPr>
              <w:color w:val="FFFFFF"/>
            </w:rPr>
            <w:t>REGON 300947960</w:t>
          </w:r>
        </w:p>
        <w:p w14:paraId="07E4794E" w14:textId="77777777" w:rsidR="00F23A56" w:rsidRDefault="00F23A56">
          <w:pPr>
            <w:pStyle w:val="Stopka"/>
            <w:jc w:val="center"/>
          </w:pPr>
          <w:r>
            <w:rPr>
              <w:color w:val="FFFFFF"/>
            </w:rPr>
            <w:t>KRS 0000314803</w:t>
          </w:r>
        </w:p>
      </w:tc>
      <w:tc>
        <w:tcPr>
          <w:tcW w:w="3071" w:type="dxa"/>
          <w:shd w:val="clear" w:color="auto" w:fill="auto"/>
        </w:tcPr>
        <w:p w14:paraId="630E68BE" w14:textId="77777777" w:rsidR="00F23A56" w:rsidRDefault="00F23A56">
          <w:pPr>
            <w:pStyle w:val="Stopka"/>
          </w:pPr>
          <w:r>
            <w:rPr>
              <w:color w:val="FFFFFF"/>
            </w:rPr>
            <w:t>Szewce, ul. Mylna 12</w:t>
          </w:r>
        </w:p>
        <w:p w14:paraId="3AD525BD" w14:textId="77777777" w:rsidR="00F23A56" w:rsidRDefault="00F23A56">
          <w:pPr>
            <w:pStyle w:val="Stopka"/>
          </w:pPr>
          <w:r>
            <w:rPr>
              <w:color w:val="FFFFFF"/>
            </w:rPr>
            <w:t>64-320 Buk</w:t>
          </w:r>
        </w:p>
      </w:tc>
    </w:tr>
  </w:tbl>
  <w:p w14:paraId="3B8AA8BA" w14:textId="77777777" w:rsidR="00F23A56" w:rsidRDefault="00F23A56">
    <w:pPr>
      <w:pStyle w:val="Stopka"/>
      <w:ind w:firstLine="708"/>
      <w:rPr>
        <w:color w:val="FFFFFF"/>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90FF69" w14:textId="77777777" w:rsidR="00F23A56" w:rsidRDefault="00F23A5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4DF14B" w14:textId="77777777" w:rsidR="008963BE" w:rsidRDefault="008963BE">
      <w:pPr>
        <w:spacing w:after="0" w:line="240" w:lineRule="auto"/>
      </w:pPr>
      <w:r>
        <w:separator/>
      </w:r>
    </w:p>
  </w:footnote>
  <w:footnote w:type="continuationSeparator" w:id="0">
    <w:p w14:paraId="381A7483" w14:textId="77777777" w:rsidR="008963BE" w:rsidRDefault="008963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BE612E" w14:textId="77777777" w:rsidR="00F23A56" w:rsidRDefault="008963BE">
    <w:pPr>
      <w:pStyle w:val="Nagwek"/>
      <w:rPr>
        <w:lang w:eastAsia="pl-PL"/>
      </w:rPr>
    </w:pPr>
    <w:r>
      <w:pict w14:anchorId="248157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margin-left:0;margin-top:0;width:595.15pt;height:841.85pt;z-index:1;mso-wrap-distance-left:9.05pt;mso-wrap-distance-right:9.05pt;mso-position-horizontal:center;mso-position-horizontal-relative:margin;mso-position-vertical:center;mso-position-vertical-relative:margin" filled="t">
          <v:fill opacity="0" color2="black"/>
          <v:imagedata r:id="rId1" o:title="" croptop="-1f" cropbottom="-1f" cropleft="-1f" cropright="-1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68DD9F" w14:textId="77777777" w:rsidR="00F23A56" w:rsidRDefault="00F23A5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name w:val="WW8Num3"/>
    <w:lvl w:ilvl="0">
      <w:start w:val="1"/>
      <w:numFmt w:val="decimal"/>
      <w:lvlText w:val="%1."/>
      <w:lvlJc w:val="left"/>
      <w:pPr>
        <w:tabs>
          <w:tab w:val="num" w:pos="0"/>
        </w:tabs>
        <w:ind w:left="360" w:hanging="360"/>
      </w:pPr>
      <w:rPr>
        <w:rFonts w:cs="Calibri"/>
        <w:b w:val="0"/>
        <w:sz w:val="20"/>
        <w:szCs w:val="20"/>
      </w:rPr>
    </w:lvl>
    <w:lvl w:ilvl="1">
      <w:start w:val="1"/>
      <w:numFmt w:val="lowerLetter"/>
      <w:lvlText w:val="%2."/>
      <w:lvlJc w:val="left"/>
      <w:pPr>
        <w:tabs>
          <w:tab w:val="num" w:pos="0"/>
        </w:tabs>
        <w:ind w:left="3240" w:hanging="360"/>
      </w:pPr>
    </w:lvl>
    <w:lvl w:ilvl="2">
      <w:start w:val="1"/>
      <w:numFmt w:val="lowerRoman"/>
      <w:lvlText w:val="%3."/>
      <w:lvlJc w:val="right"/>
      <w:pPr>
        <w:tabs>
          <w:tab w:val="num" w:pos="0"/>
        </w:tabs>
        <w:ind w:left="3960" w:hanging="180"/>
      </w:pPr>
    </w:lvl>
    <w:lvl w:ilvl="3">
      <w:start w:val="1"/>
      <w:numFmt w:val="decimal"/>
      <w:lvlText w:val="%4."/>
      <w:lvlJc w:val="left"/>
      <w:pPr>
        <w:tabs>
          <w:tab w:val="num" w:pos="0"/>
        </w:tabs>
        <w:ind w:left="4680" w:hanging="360"/>
      </w:pPr>
    </w:lvl>
    <w:lvl w:ilvl="4">
      <w:start w:val="1"/>
      <w:numFmt w:val="lowerLetter"/>
      <w:lvlText w:val="%5."/>
      <w:lvlJc w:val="left"/>
      <w:pPr>
        <w:tabs>
          <w:tab w:val="num" w:pos="0"/>
        </w:tabs>
        <w:ind w:left="5400" w:hanging="360"/>
      </w:pPr>
    </w:lvl>
    <w:lvl w:ilvl="5">
      <w:start w:val="1"/>
      <w:numFmt w:val="lowerRoman"/>
      <w:lvlText w:val="%6."/>
      <w:lvlJc w:val="right"/>
      <w:pPr>
        <w:tabs>
          <w:tab w:val="num" w:pos="0"/>
        </w:tabs>
        <w:ind w:left="6120" w:hanging="180"/>
      </w:pPr>
    </w:lvl>
    <w:lvl w:ilvl="6">
      <w:start w:val="1"/>
      <w:numFmt w:val="decimal"/>
      <w:lvlText w:val="%7."/>
      <w:lvlJc w:val="left"/>
      <w:pPr>
        <w:tabs>
          <w:tab w:val="num" w:pos="0"/>
        </w:tabs>
        <w:ind w:left="6840" w:hanging="360"/>
      </w:pPr>
    </w:lvl>
    <w:lvl w:ilvl="7">
      <w:start w:val="1"/>
      <w:numFmt w:val="lowerLetter"/>
      <w:lvlText w:val="%8."/>
      <w:lvlJc w:val="left"/>
      <w:pPr>
        <w:tabs>
          <w:tab w:val="num" w:pos="0"/>
        </w:tabs>
        <w:ind w:left="7560" w:hanging="360"/>
      </w:pPr>
    </w:lvl>
    <w:lvl w:ilvl="8">
      <w:start w:val="1"/>
      <w:numFmt w:val="lowerRoman"/>
      <w:lvlText w:val="%9."/>
      <w:lvlJc w:val="right"/>
      <w:pPr>
        <w:tabs>
          <w:tab w:val="num" w:pos="0"/>
        </w:tabs>
        <w:ind w:left="8280" w:hanging="180"/>
      </w:pPr>
    </w:lvl>
  </w:abstractNum>
  <w:abstractNum w:abstractNumId="1" w15:restartNumberingAfterBreak="0">
    <w:nsid w:val="00000002"/>
    <w:multiLevelType w:val="multilevel"/>
    <w:tmpl w:val="00000002"/>
    <w:name w:val="WW8Num4"/>
    <w:lvl w:ilvl="0">
      <w:start w:val="1"/>
      <w:numFmt w:val="decimal"/>
      <w:lvlText w:val="%1."/>
      <w:lvlJc w:val="left"/>
      <w:pPr>
        <w:tabs>
          <w:tab w:val="num" w:pos="0"/>
        </w:tabs>
        <w:ind w:left="644" w:hanging="360"/>
      </w:pPr>
      <w:rPr>
        <w:sz w:val="20"/>
        <w:szCs w:val="20"/>
      </w:rPr>
    </w:lvl>
    <w:lvl w:ilvl="1">
      <w:start w:val="1"/>
      <w:numFmt w:val="lowerLetter"/>
      <w:lvlText w:val="%2."/>
      <w:lvlJc w:val="left"/>
      <w:pPr>
        <w:tabs>
          <w:tab w:val="num" w:pos="0"/>
        </w:tabs>
        <w:ind w:left="1364" w:hanging="360"/>
      </w:pPr>
    </w:lvl>
    <w:lvl w:ilvl="2">
      <w:start w:val="1"/>
      <w:numFmt w:val="lowerRoman"/>
      <w:lvlText w:val="%3."/>
      <w:lvlJc w:val="right"/>
      <w:pPr>
        <w:tabs>
          <w:tab w:val="num" w:pos="0"/>
        </w:tabs>
        <w:ind w:left="2084" w:hanging="180"/>
      </w:pPr>
    </w:lvl>
    <w:lvl w:ilvl="3">
      <w:start w:val="1"/>
      <w:numFmt w:val="decimal"/>
      <w:lvlText w:val="%4."/>
      <w:lvlJc w:val="left"/>
      <w:pPr>
        <w:tabs>
          <w:tab w:val="num" w:pos="0"/>
        </w:tabs>
        <w:ind w:left="2804" w:hanging="360"/>
      </w:pPr>
    </w:lvl>
    <w:lvl w:ilvl="4">
      <w:start w:val="1"/>
      <w:numFmt w:val="lowerLetter"/>
      <w:lvlText w:val="%5."/>
      <w:lvlJc w:val="left"/>
      <w:pPr>
        <w:tabs>
          <w:tab w:val="num" w:pos="0"/>
        </w:tabs>
        <w:ind w:left="3524" w:hanging="360"/>
      </w:pPr>
    </w:lvl>
    <w:lvl w:ilvl="5">
      <w:start w:val="1"/>
      <w:numFmt w:val="lowerRoman"/>
      <w:lvlText w:val="%6."/>
      <w:lvlJc w:val="right"/>
      <w:pPr>
        <w:tabs>
          <w:tab w:val="num" w:pos="0"/>
        </w:tabs>
        <w:ind w:left="4244" w:hanging="180"/>
      </w:pPr>
    </w:lvl>
    <w:lvl w:ilvl="6">
      <w:start w:val="1"/>
      <w:numFmt w:val="decimal"/>
      <w:lvlText w:val="%7."/>
      <w:lvlJc w:val="left"/>
      <w:pPr>
        <w:tabs>
          <w:tab w:val="num" w:pos="0"/>
        </w:tabs>
        <w:ind w:left="4964" w:hanging="360"/>
      </w:pPr>
    </w:lvl>
    <w:lvl w:ilvl="7">
      <w:start w:val="1"/>
      <w:numFmt w:val="lowerLetter"/>
      <w:lvlText w:val="%8."/>
      <w:lvlJc w:val="left"/>
      <w:pPr>
        <w:tabs>
          <w:tab w:val="num" w:pos="0"/>
        </w:tabs>
        <w:ind w:left="5684" w:hanging="360"/>
      </w:pPr>
    </w:lvl>
    <w:lvl w:ilvl="8">
      <w:start w:val="1"/>
      <w:numFmt w:val="lowerRoman"/>
      <w:lvlText w:val="%9."/>
      <w:lvlJc w:val="right"/>
      <w:pPr>
        <w:tabs>
          <w:tab w:val="num" w:pos="0"/>
        </w:tabs>
        <w:ind w:left="6404" w:hanging="180"/>
      </w:pPr>
    </w:lvl>
  </w:abstractNum>
  <w:abstractNum w:abstractNumId="2" w15:restartNumberingAfterBreak="0">
    <w:nsid w:val="00000003"/>
    <w:multiLevelType w:val="multilevel"/>
    <w:tmpl w:val="00000003"/>
    <w:name w:val="WW8Num6"/>
    <w:lvl w:ilvl="0">
      <w:start w:val="1"/>
      <w:numFmt w:val="decimal"/>
      <w:lvlText w:val="%1."/>
      <w:lvlJc w:val="left"/>
      <w:pPr>
        <w:tabs>
          <w:tab w:val="num" w:pos="0"/>
        </w:tabs>
        <w:ind w:left="1080" w:hanging="360"/>
      </w:pPr>
      <w:rPr>
        <w:sz w:val="20"/>
        <w:szCs w:val="20"/>
      </w:r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 w15:restartNumberingAfterBreak="0">
    <w:nsid w:val="00000004"/>
    <w:multiLevelType w:val="multilevel"/>
    <w:tmpl w:val="00000004"/>
    <w:name w:val="WW8Num8"/>
    <w:lvl w:ilvl="0">
      <w:start w:val="1"/>
      <w:numFmt w:val="decimal"/>
      <w:lvlText w:val="%1."/>
      <w:lvlJc w:val="left"/>
      <w:pPr>
        <w:tabs>
          <w:tab w:val="num" w:pos="0"/>
        </w:tabs>
        <w:ind w:left="720" w:hanging="360"/>
      </w:pPr>
      <w:rPr>
        <w:rFonts w:cs="Calibri"/>
        <w:sz w:val="20"/>
        <w:szCs w:val="20"/>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00000005"/>
    <w:multiLevelType w:val="multilevel"/>
    <w:tmpl w:val="00000005"/>
    <w:name w:val="WW8Num10"/>
    <w:lvl w:ilvl="0">
      <w:start w:val="1"/>
      <w:numFmt w:val="lowerLetter"/>
      <w:lvlText w:val="%1."/>
      <w:lvlJc w:val="left"/>
      <w:pPr>
        <w:tabs>
          <w:tab w:val="num" w:pos="0"/>
        </w:tabs>
        <w:ind w:left="3285" w:hanging="360"/>
      </w:pPr>
      <w:rPr>
        <w:sz w:val="20"/>
        <w:szCs w:val="20"/>
      </w:rPr>
    </w:lvl>
    <w:lvl w:ilvl="1">
      <w:start w:val="1"/>
      <w:numFmt w:val="lowerLetter"/>
      <w:lvlText w:val="%2."/>
      <w:lvlJc w:val="left"/>
      <w:pPr>
        <w:tabs>
          <w:tab w:val="num" w:pos="0"/>
        </w:tabs>
        <w:ind w:left="4005" w:hanging="360"/>
      </w:pPr>
    </w:lvl>
    <w:lvl w:ilvl="2">
      <w:start w:val="1"/>
      <w:numFmt w:val="lowerRoman"/>
      <w:lvlText w:val="%3."/>
      <w:lvlJc w:val="right"/>
      <w:pPr>
        <w:tabs>
          <w:tab w:val="num" w:pos="0"/>
        </w:tabs>
        <w:ind w:left="4725" w:hanging="180"/>
      </w:pPr>
    </w:lvl>
    <w:lvl w:ilvl="3">
      <w:start w:val="1"/>
      <w:numFmt w:val="decimal"/>
      <w:lvlText w:val="%4."/>
      <w:lvlJc w:val="left"/>
      <w:pPr>
        <w:tabs>
          <w:tab w:val="num" w:pos="0"/>
        </w:tabs>
        <w:ind w:left="5445" w:hanging="360"/>
      </w:pPr>
    </w:lvl>
    <w:lvl w:ilvl="4">
      <w:start w:val="1"/>
      <w:numFmt w:val="lowerLetter"/>
      <w:lvlText w:val="%5."/>
      <w:lvlJc w:val="left"/>
      <w:pPr>
        <w:tabs>
          <w:tab w:val="num" w:pos="0"/>
        </w:tabs>
        <w:ind w:left="6165" w:hanging="360"/>
      </w:pPr>
    </w:lvl>
    <w:lvl w:ilvl="5">
      <w:start w:val="1"/>
      <w:numFmt w:val="lowerRoman"/>
      <w:lvlText w:val="%6."/>
      <w:lvlJc w:val="right"/>
      <w:pPr>
        <w:tabs>
          <w:tab w:val="num" w:pos="0"/>
        </w:tabs>
        <w:ind w:left="6885" w:hanging="180"/>
      </w:pPr>
    </w:lvl>
    <w:lvl w:ilvl="6">
      <w:start w:val="1"/>
      <w:numFmt w:val="decimal"/>
      <w:lvlText w:val="%7."/>
      <w:lvlJc w:val="left"/>
      <w:pPr>
        <w:tabs>
          <w:tab w:val="num" w:pos="0"/>
        </w:tabs>
        <w:ind w:left="7605" w:hanging="360"/>
      </w:pPr>
    </w:lvl>
    <w:lvl w:ilvl="7">
      <w:start w:val="1"/>
      <w:numFmt w:val="lowerLetter"/>
      <w:lvlText w:val="%8."/>
      <w:lvlJc w:val="left"/>
      <w:pPr>
        <w:tabs>
          <w:tab w:val="num" w:pos="0"/>
        </w:tabs>
        <w:ind w:left="8325" w:hanging="360"/>
      </w:pPr>
    </w:lvl>
    <w:lvl w:ilvl="8">
      <w:start w:val="1"/>
      <w:numFmt w:val="lowerRoman"/>
      <w:lvlText w:val="%9."/>
      <w:lvlJc w:val="right"/>
      <w:pPr>
        <w:tabs>
          <w:tab w:val="num" w:pos="0"/>
        </w:tabs>
        <w:ind w:left="9045" w:hanging="180"/>
      </w:pPr>
    </w:lvl>
  </w:abstractNum>
  <w:abstractNum w:abstractNumId="5" w15:restartNumberingAfterBreak="0">
    <w:nsid w:val="00000006"/>
    <w:multiLevelType w:val="multilevel"/>
    <w:tmpl w:val="00000006"/>
    <w:name w:val="WW8Num11"/>
    <w:lvl w:ilvl="0">
      <w:start w:val="1"/>
      <w:numFmt w:val="decimal"/>
      <w:lvlText w:val="%1."/>
      <w:lvlJc w:val="left"/>
      <w:pPr>
        <w:tabs>
          <w:tab w:val="num" w:pos="0"/>
        </w:tabs>
        <w:ind w:left="720" w:hanging="360"/>
      </w:pPr>
      <w:rPr>
        <w:sz w:val="20"/>
        <w:szCs w:val="20"/>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00000007"/>
    <w:multiLevelType w:val="multilevel"/>
    <w:tmpl w:val="00000007"/>
    <w:name w:val="WW8Num12"/>
    <w:lvl w:ilvl="0">
      <w:start w:val="1"/>
      <w:numFmt w:val="bullet"/>
      <w:lvlText w:val=""/>
      <w:lvlJc w:val="left"/>
      <w:pPr>
        <w:tabs>
          <w:tab w:val="num" w:pos="0"/>
        </w:tabs>
        <w:ind w:left="1485" w:hanging="360"/>
      </w:pPr>
      <w:rPr>
        <w:rFonts w:ascii="Symbol" w:hAnsi="Symbol" w:cs="Symbol" w:hint="default"/>
        <w:sz w:val="20"/>
        <w:szCs w:val="20"/>
      </w:rPr>
    </w:lvl>
    <w:lvl w:ilvl="1">
      <w:start w:val="1"/>
      <w:numFmt w:val="bullet"/>
      <w:lvlText w:val="o"/>
      <w:lvlJc w:val="left"/>
      <w:pPr>
        <w:tabs>
          <w:tab w:val="num" w:pos="0"/>
        </w:tabs>
        <w:ind w:left="2205" w:hanging="360"/>
      </w:pPr>
      <w:rPr>
        <w:rFonts w:ascii="Courier New" w:hAnsi="Courier New" w:cs="Courier New" w:hint="default"/>
      </w:rPr>
    </w:lvl>
    <w:lvl w:ilvl="2">
      <w:start w:val="1"/>
      <w:numFmt w:val="bullet"/>
      <w:lvlText w:val=""/>
      <w:lvlJc w:val="left"/>
      <w:pPr>
        <w:tabs>
          <w:tab w:val="num" w:pos="0"/>
        </w:tabs>
        <w:ind w:left="2925" w:hanging="360"/>
      </w:pPr>
      <w:rPr>
        <w:rFonts w:ascii="Wingdings" w:hAnsi="Wingdings" w:cs="Wingdings" w:hint="default"/>
      </w:rPr>
    </w:lvl>
    <w:lvl w:ilvl="3">
      <w:start w:val="1"/>
      <w:numFmt w:val="bullet"/>
      <w:lvlText w:val=""/>
      <w:lvlJc w:val="left"/>
      <w:pPr>
        <w:tabs>
          <w:tab w:val="num" w:pos="0"/>
        </w:tabs>
        <w:ind w:left="3645" w:hanging="360"/>
      </w:pPr>
      <w:rPr>
        <w:rFonts w:ascii="Symbol" w:hAnsi="Symbol" w:cs="Symbol" w:hint="default"/>
        <w:sz w:val="20"/>
        <w:szCs w:val="20"/>
      </w:rPr>
    </w:lvl>
    <w:lvl w:ilvl="4">
      <w:start w:val="1"/>
      <w:numFmt w:val="bullet"/>
      <w:lvlText w:val="o"/>
      <w:lvlJc w:val="left"/>
      <w:pPr>
        <w:tabs>
          <w:tab w:val="num" w:pos="0"/>
        </w:tabs>
        <w:ind w:left="4365" w:hanging="360"/>
      </w:pPr>
      <w:rPr>
        <w:rFonts w:ascii="Courier New" w:hAnsi="Courier New" w:cs="Courier New" w:hint="default"/>
      </w:rPr>
    </w:lvl>
    <w:lvl w:ilvl="5">
      <w:start w:val="1"/>
      <w:numFmt w:val="bullet"/>
      <w:lvlText w:val=""/>
      <w:lvlJc w:val="left"/>
      <w:pPr>
        <w:tabs>
          <w:tab w:val="num" w:pos="0"/>
        </w:tabs>
        <w:ind w:left="5085" w:hanging="360"/>
      </w:pPr>
      <w:rPr>
        <w:rFonts w:ascii="Wingdings" w:hAnsi="Wingdings" w:cs="Wingdings" w:hint="default"/>
      </w:rPr>
    </w:lvl>
    <w:lvl w:ilvl="6">
      <w:start w:val="1"/>
      <w:numFmt w:val="bullet"/>
      <w:lvlText w:val=""/>
      <w:lvlJc w:val="left"/>
      <w:pPr>
        <w:tabs>
          <w:tab w:val="num" w:pos="0"/>
        </w:tabs>
        <w:ind w:left="5805" w:hanging="360"/>
      </w:pPr>
      <w:rPr>
        <w:rFonts w:ascii="Symbol" w:hAnsi="Symbol" w:cs="Symbol" w:hint="default"/>
        <w:sz w:val="20"/>
        <w:szCs w:val="20"/>
      </w:rPr>
    </w:lvl>
    <w:lvl w:ilvl="7">
      <w:start w:val="1"/>
      <w:numFmt w:val="bullet"/>
      <w:lvlText w:val="o"/>
      <w:lvlJc w:val="left"/>
      <w:pPr>
        <w:tabs>
          <w:tab w:val="num" w:pos="0"/>
        </w:tabs>
        <w:ind w:left="6525" w:hanging="360"/>
      </w:pPr>
      <w:rPr>
        <w:rFonts w:ascii="Courier New" w:hAnsi="Courier New" w:cs="Courier New" w:hint="default"/>
      </w:rPr>
    </w:lvl>
    <w:lvl w:ilvl="8">
      <w:start w:val="1"/>
      <w:numFmt w:val="bullet"/>
      <w:lvlText w:val=""/>
      <w:lvlJc w:val="left"/>
      <w:pPr>
        <w:tabs>
          <w:tab w:val="num" w:pos="0"/>
        </w:tabs>
        <w:ind w:left="7245" w:hanging="360"/>
      </w:pPr>
      <w:rPr>
        <w:rFonts w:ascii="Wingdings" w:hAnsi="Wingdings" w:cs="Wingdings" w:hint="default"/>
      </w:rPr>
    </w:lvl>
  </w:abstractNum>
  <w:abstractNum w:abstractNumId="7" w15:restartNumberingAfterBreak="0">
    <w:nsid w:val="00000008"/>
    <w:multiLevelType w:val="multilevel"/>
    <w:tmpl w:val="00000008"/>
    <w:name w:val="WW8Num13"/>
    <w:lvl w:ilvl="0">
      <w:start w:val="1"/>
      <w:numFmt w:val="decimal"/>
      <w:lvlText w:val="%1."/>
      <w:lvlJc w:val="left"/>
      <w:pPr>
        <w:tabs>
          <w:tab w:val="num" w:pos="0"/>
        </w:tabs>
        <w:ind w:left="1800" w:hanging="360"/>
      </w:pPr>
      <w:rPr>
        <w:rFonts w:cs="Calibri"/>
        <w:sz w:val="20"/>
        <w:szCs w:val="20"/>
      </w:r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8" w15:restartNumberingAfterBreak="0">
    <w:nsid w:val="00000009"/>
    <w:multiLevelType w:val="multilevel"/>
    <w:tmpl w:val="00000009"/>
    <w:name w:val="WW8Num14"/>
    <w:lvl w:ilvl="0">
      <w:start w:val="1"/>
      <w:numFmt w:val="decimal"/>
      <w:lvlText w:val="%1."/>
      <w:lvlJc w:val="left"/>
      <w:pPr>
        <w:tabs>
          <w:tab w:val="num" w:pos="0"/>
        </w:tabs>
        <w:ind w:left="720" w:hanging="360"/>
      </w:pPr>
      <w:rPr>
        <w:sz w:val="20"/>
        <w:szCs w:val="20"/>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15:restartNumberingAfterBreak="0">
    <w:nsid w:val="0000000A"/>
    <w:multiLevelType w:val="multilevel"/>
    <w:tmpl w:val="0000000A"/>
    <w:name w:val="WW8Num16"/>
    <w:lvl w:ilvl="0">
      <w:start w:val="1"/>
      <w:numFmt w:val="bullet"/>
      <w:lvlText w:val=""/>
      <w:lvlJc w:val="left"/>
      <w:pPr>
        <w:tabs>
          <w:tab w:val="num" w:pos="0"/>
        </w:tabs>
        <w:ind w:left="1470" w:hanging="360"/>
      </w:pPr>
      <w:rPr>
        <w:rFonts w:ascii="Symbol" w:hAnsi="Symbol" w:cs="Symbol" w:hint="default"/>
      </w:rPr>
    </w:lvl>
    <w:lvl w:ilvl="1">
      <w:start w:val="1"/>
      <w:numFmt w:val="bullet"/>
      <w:lvlText w:val="o"/>
      <w:lvlJc w:val="left"/>
      <w:pPr>
        <w:tabs>
          <w:tab w:val="num" w:pos="0"/>
        </w:tabs>
        <w:ind w:left="2190" w:hanging="360"/>
      </w:pPr>
      <w:rPr>
        <w:rFonts w:ascii="Courier New" w:hAnsi="Courier New" w:cs="Courier New" w:hint="default"/>
      </w:rPr>
    </w:lvl>
    <w:lvl w:ilvl="2">
      <w:start w:val="1"/>
      <w:numFmt w:val="bullet"/>
      <w:lvlText w:val=""/>
      <w:lvlJc w:val="left"/>
      <w:pPr>
        <w:tabs>
          <w:tab w:val="num" w:pos="0"/>
        </w:tabs>
        <w:ind w:left="2910" w:hanging="360"/>
      </w:pPr>
      <w:rPr>
        <w:rFonts w:ascii="Wingdings" w:hAnsi="Wingdings" w:cs="Wingdings" w:hint="default"/>
      </w:rPr>
    </w:lvl>
    <w:lvl w:ilvl="3">
      <w:start w:val="1"/>
      <w:numFmt w:val="bullet"/>
      <w:lvlText w:val=""/>
      <w:lvlJc w:val="left"/>
      <w:pPr>
        <w:tabs>
          <w:tab w:val="num" w:pos="0"/>
        </w:tabs>
        <w:ind w:left="3630" w:hanging="360"/>
      </w:pPr>
      <w:rPr>
        <w:rFonts w:ascii="Symbol" w:hAnsi="Symbol" w:cs="Symbol" w:hint="default"/>
      </w:rPr>
    </w:lvl>
    <w:lvl w:ilvl="4">
      <w:start w:val="1"/>
      <w:numFmt w:val="bullet"/>
      <w:lvlText w:val="o"/>
      <w:lvlJc w:val="left"/>
      <w:pPr>
        <w:tabs>
          <w:tab w:val="num" w:pos="0"/>
        </w:tabs>
        <w:ind w:left="4350" w:hanging="360"/>
      </w:pPr>
      <w:rPr>
        <w:rFonts w:ascii="Courier New" w:hAnsi="Courier New" w:cs="Courier New" w:hint="default"/>
      </w:rPr>
    </w:lvl>
    <w:lvl w:ilvl="5">
      <w:start w:val="1"/>
      <w:numFmt w:val="bullet"/>
      <w:lvlText w:val=""/>
      <w:lvlJc w:val="left"/>
      <w:pPr>
        <w:tabs>
          <w:tab w:val="num" w:pos="0"/>
        </w:tabs>
        <w:ind w:left="5070" w:hanging="360"/>
      </w:pPr>
      <w:rPr>
        <w:rFonts w:ascii="Wingdings" w:hAnsi="Wingdings" w:cs="Wingdings" w:hint="default"/>
      </w:rPr>
    </w:lvl>
    <w:lvl w:ilvl="6">
      <w:start w:val="1"/>
      <w:numFmt w:val="bullet"/>
      <w:lvlText w:val=""/>
      <w:lvlJc w:val="left"/>
      <w:pPr>
        <w:tabs>
          <w:tab w:val="num" w:pos="0"/>
        </w:tabs>
        <w:ind w:left="5790" w:hanging="360"/>
      </w:pPr>
      <w:rPr>
        <w:rFonts w:ascii="Symbol" w:hAnsi="Symbol" w:cs="Symbol" w:hint="default"/>
      </w:rPr>
    </w:lvl>
    <w:lvl w:ilvl="7">
      <w:start w:val="1"/>
      <w:numFmt w:val="bullet"/>
      <w:lvlText w:val="o"/>
      <w:lvlJc w:val="left"/>
      <w:pPr>
        <w:tabs>
          <w:tab w:val="num" w:pos="0"/>
        </w:tabs>
        <w:ind w:left="6510" w:hanging="360"/>
      </w:pPr>
      <w:rPr>
        <w:rFonts w:ascii="Courier New" w:hAnsi="Courier New" w:cs="Courier New" w:hint="default"/>
      </w:rPr>
    </w:lvl>
    <w:lvl w:ilvl="8">
      <w:start w:val="1"/>
      <w:numFmt w:val="bullet"/>
      <w:lvlText w:val=""/>
      <w:lvlJc w:val="left"/>
      <w:pPr>
        <w:tabs>
          <w:tab w:val="num" w:pos="0"/>
        </w:tabs>
        <w:ind w:left="7230" w:hanging="360"/>
      </w:pPr>
      <w:rPr>
        <w:rFonts w:ascii="Wingdings" w:hAnsi="Wingdings" w:cs="Wingdings" w:hint="default"/>
      </w:rPr>
    </w:lvl>
  </w:abstractNum>
  <w:abstractNum w:abstractNumId="10" w15:restartNumberingAfterBreak="0">
    <w:nsid w:val="0000000B"/>
    <w:multiLevelType w:val="multilevel"/>
    <w:tmpl w:val="0000000B"/>
    <w:name w:val="WW8Num17"/>
    <w:lvl w:ilvl="0">
      <w:start w:val="1"/>
      <w:numFmt w:val="decimal"/>
      <w:lvlText w:val="%1."/>
      <w:lvlJc w:val="left"/>
      <w:pPr>
        <w:tabs>
          <w:tab w:val="num" w:pos="0"/>
        </w:tabs>
        <w:ind w:left="8320" w:hanging="360"/>
      </w:pPr>
      <w:rPr>
        <w:sz w:val="20"/>
        <w:szCs w:val="20"/>
      </w:rPr>
    </w:lvl>
    <w:lvl w:ilvl="1">
      <w:start w:val="1"/>
      <w:numFmt w:val="lowerLetter"/>
      <w:lvlText w:val="%2."/>
      <w:lvlJc w:val="left"/>
      <w:pPr>
        <w:tabs>
          <w:tab w:val="num" w:pos="0"/>
        </w:tabs>
        <w:ind w:left="7600" w:hanging="360"/>
      </w:pPr>
    </w:lvl>
    <w:lvl w:ilvl="2">
      <w:start w:val="1"/>
      <w:numFmt w:val="lowerRoman"/>
      <w:lvlText w:val="%3."/>
      <w:lvlJc w:val="right"/>
      <w:pPr>
        <w:tabs>
          <w:tab w:val="num" w:pos="0"/>
        </w:tabs>
        <w:ind w:left="6880" w:hanging="180"/>
      </w:pPr>
    </w:lvl>
    <w:lvl w:ilvl="3">
      <w:start w:val="1"/>
      <w:numFmt w:val="decimal"/>
      <w:lvlText w:val="%4."/>
      <w:lvlJc w:val="left"/>
      <w:pPr>
        <w:tabs>
          <w:tab w:val="num" w:pos="0"/>
        </w:tabs>
        <w:ind w:left="6160" w:hanging="360"/>
      </w:pPr>
    </w:lvl>
    <w:lvl w:ilvl="4">
      <w:start w:val="1"/>
      <w:numFmt w:val="lowerLetter"/>
      <w:lvlText w:val="%5."/>
      <w:lvlJc w:val="left"/>
      <w:pPr>
        <w:tabs>
          <w:tab w:val="num" w:pos="0"/>
        </w:tabs>
        <w:ind w:left="5440" w:hanging="360"/>
      </w:pPr>
    </w:lvl>
    <w:lvl w:ilvl="5">
      <w:start w:val="1"/>
      <w:numFmt w:val="lowerRoman"/>
      <w:lvlText w:val="%6."/>
      <w:lvlJc w:val="right"/>
      <w:pPr>
        <w:tabs>
          <w:tab w:val="num" w:pos="0"/>
        </w:tabs>
        <w:ind w:left="4720" w:hanging="180"/>
      </w:pPr>
    </w:lvl>
    <w:lvl w:ilvl="6">
      <w:start w:val="1"/>
      <w:numFmt w:val="decimal"/>
      <w:lvlText w:val="%7."/>
      <w:lvlJc w:val="left"/>
      <w:pPr>
        <w:tabs>
          <w:tab w:val="num" w:pos="0"/>
        </w:tabs>
        <w:ind w:left="4000" w:hanging="360"/>
      </w:pPr>
    </w:lvl>
    <w:lvl w:ilvl="7">
      <w:start w:val="1"/>
      <w:numFmt w:val="lowerLetter"/>
      <w:lvlText w:val="%8."/>
      <w:lvlJc w:val="left"/>
      <w:pPr>
        <w:tabs>
          <w:tab w:val="num" w:pos="0"/>
        </w:tabs>
        <w:ind w:left="3280" w:hanging="360"/>
      </w:pPr>
    </w:lvl>
    <w:lvl w:ilvl="8">
      <w:start w:val="1"/>
      <w:numFmt w:val="lowerRoman"/>
      <w:lvlText w:val="%9."/>
      <w:lvlJc w:val="right"/>
      <w:pPr>
        <w:tabs>
          <w:tab w:val="num" w:pos="0"/>
        </w:tabs>
        <w:ind w:left="2560" w:hanging="180"/>
      </w:pPr>
    </w:lvl>
  </w:abstractNum>
  <w:abstractNum w:abstractNumId="11" w15:restartNumberingAfterBreak="0">
    <w:nsid w:val="0000000C"/>
    <w:multiLevelType w:val="multilevel"/>
    <w:tmpl w:val="0000000C"/>
    <w:name w:val="WW8Num18"/>
    <w:lvl w:ilvl="0">
      <w:start w:val="1"/>
      <w:numFmt w:val="decimal"/>
      <w:lvlText w:val="%1."/>
      <w:lvlJc w:val="left"/>
      <w:pPr>
        <w:tabs>
          <w:tab w:val="num" w:pos="0"/>
        </w:tabs>
        <w:ind w:left="1440" w:hanging="360"/>
      </w:pPr>
      <w:rPr>
        <w:sz w:val="20"/>
        <w:szCs w:val="20"/>
      </w:r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12" w15:restartNumberingAfterBreak="0">
    <w:nsid w:val="0000000D"/>
    <w:multiLevelType w:val="multilevel"/>
    <w:tmpl w:val="0000000D"/>
    <w:name w:val="WW8Num19"/>
    <w:lvl w:ilvl="0">
      <w:start w:val="1"/>
      <w:numFmt w:val="decimal"/>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13" w15:restartNumberingAfterBreak="0">
    <w:nsid w:val="0000000E"/>
    <w:multiLevelType w:val="multilevel"/>
    <w:tmpl w:val="0000000E"/>
    <w:name w:val="WW8Num20"/>
    <w:lvl w:ilvl="0">
      <w:start w:val="1"/>
      <w:numFmt w:val="decimal"/>
      <w:lvlText w:val="%1."/>
      <w:lvlJc w:val="left"/>
      <w:pPr>
        <w:tabs>
          <w:tab w:val="num" w:pos="700"/>
        </w:tabs>
        <w:ind w:left="700" w:hanging="360"/>
      </w:pPr>
    </w:lvl>
    <w:lvl w:ilvl="1">
      <w:start w:val="1"/>
      <w:numFmt w:val="decimal"/>
      <w:lvlText w:val="%2."/>
      <w:lvlJc w:val="left"/>
      <w:pPr>
        <w:tabs>
          <w:tab w:val="num" w:pos="1060"/>
        </w:tabs>
        <w:ind w:left="1060" w:hanging="360"/>
      </w:pPr>
    </w:lvl>
    <w:lvl w:ilvl="2">
      <w:start w:val="1"/>
      <w:numFmt w:val="decimal"/>
      <w:lvlText w:val="%3."/>
      <w:lvlJc w:val="left"/>
      <w:pPr>
        <w:tabs>
          <w:tab w:val="num" w:pos="1420"/>
        </w:tabs>
        <w:ind w:left="1420" w:hanging="360"/>
      </w:pPr>
    </w:lvl>
    <w:lvl w:ilvl="3">
      <w:start w:val="1"/>
      <w:numFmt w:val="decimal"/>
      <w:lvlText w:val="%4."/>
      <w:lvlJc w:val="left"/>
      <w:pPr>
        <w:tabs>
          <w:tab w:val="num" w:pos="1780"/>
        </w:tabs>
        <w:ind w:left="1780" w:hanging="360"/>
      </w:pPr>
    </w:lvl>
    <w:lvl w:ilvl="4">
      <w:start w:val="1"/>
      <w:numFmt w:val="decimal"/>
      <w:lvlText w:val="%5."/>
      <w:lvlJc w:val="left"/>
      <w:pPr>
        <w:tabs>
          <w:tab w:val="num" w:pos="2140"/>
        </w:tabs>
        <w:ind w:left="2140" w:hanging="360"/>
      </w:pPr>
    </w:lvl>
    <w:lvl w:ilvl="5">
      <w:start w:val="1"/>
      <w:numFmt w:val="decimal"/>
      <w:lvlText w:val="%6."/>
      <w:lvlJc w:val="left"/>
      <w:pPr>
        <w:tabs>
          <w:tab w:val="num" w:pos="2500"/>
        </w:tabs>
        <w:ind w:left="2500" w:hanging="360"/>
      </w:pPr>
    </w:lvl>
    <w:lvl w:ilvl="6">
      <w:start w:val="1"/>
      <w:numFmt w:val="decimal"/>
      <w:lvlText w:val="%7."/>
      <w:lvlJc w:val="left"/>
      <w:pPr>
        <w:tabs>
          <w:tab w:val="num" w:pos="2860"/>
        </w:tabs>
        <w:ind w:left="2860" w:hanging="360"/>
      </w:pPr>
    </w:lvl>
    <w:lvl w:ilvl="7">
      <w:start w:val="1"/>
      <w:numFmt w:val="decimal"/>
      <w:lvlText w:val="%8."/>
      <w:lvlJc w:val="left"/>
      <w:pPr>
        <w:tabs>
          <w:tab w:val="num" w:pos="3220"/>
        </w:tabs>
        <w:ind w:left="3220" w:hanging="360"/>
      </w:pPr>
    </w:lvl>
    <w:lvl w:ilvl="8">
      <w:start w:val="1"/>
      <w:numFmt w:val="decimal"/>
      <w:lvlText w:val="%9."/>
      <w:lvlJc w:val="left"/>
      <w:pPr>
        <w:tabs>
          <w:tab w:val="num" w:pos="3580"/>
        </w:tabs>
        <w:ind w:left="3580" w:hanging="360"/>
      </w:pPr>
    </w:lvl>
  </w:abstractNum>
  <w:abstractNum w:abstractNumId="14" w15:restartNumberingAfterBreak="0">
    <w:nsid w:val="0000000F"/>
    <w:multiLevelType w:val="multilevel"/>
    <w:tmpl w:val="0000000F"/>
    <w:name w:val="WW8Num21"/>
    <w:lvl w:ilvl="0">
      <w:start w:val="1"/>
      <w:numFmt w:val="decimal"/>
      <w:lvlText w:val="%1."/>
      <w:lvlJc w:val="left"/>
      <w:pPr>
        <w:tabs>
          <w:tab w:val="num" w:pos="0"/>
        </w:tabs>
        <w:ind w:left="720" w:hanging="360"/>
      </w:pPr>
      <w:rPr>
        <w:rFonts w:cs="Calibri"/>
      </w:rPr>
    </w:lvl>
    <w:lvl w:ilvl="1">
      <w:start w:val="1"/>
      <w:numFmt w:val="lowerLetter"/>
      <w:lvlText w:val="%2."/>
      <w:lvlJc w:val="left"/>
      <w:pPr>
        <w:tabs>
          <w:tab w:val="num" w:pos="0"/>
        </w:tabs>
        <w:ind w:left="3098" w:hanging="360"/>
      </w:pPr>
    </w:lvl>
    <w:lvl w:ilvl="2">
      <w:start w:val="1"/>
      <w:numFmt w:val="lowerRoman"/>
      <w:lvlText w:val="%3."/>
      <w:lvlJc w:val="right"/>
      <w:pPr>
        <w:tabs>
          <w:tab w:val="num" w:pos="0"/>
        </w:tabs>
        <w:ind w:left="3818" w:hanging="180"/>
      </w:pPr>
    </w:lvl>
    <w:lvl w:ilvl="3">
      <w:start w:val="1"/>
      <w:numFmt w:val="decimal"/>
      <w:lvlText w:val="%4."/>
      <w:lvlJc w:val="left"/>
      <w:pPr>
        <w:tabs>
          <w:tab w:val="num" w:pos="0"/>
        </w:tabs>
        <w:ind w:left="4538" w:hanging="360"/>
      </w:pPr>
    </w:lvl>
    <w:lvl w:ilvl="4">
      <w:start w:val="1"/>
      <w:numFmt w:val="lowerLetter"/>
      <w:lvlText w:val="%5."/>
      <w:lvlJc w:val="left"/>
      <w:pPr>
        <w:tabs>
          <w:tab w:val="num" w:pos="0"/>
        </w:tabs>
        <w:ind w:left="5258" w:hanging="360"/>
      </w:pPr>
    </w:lvl>
    <w:lvl w:ilvl="5">
      <w:start w:val="1"/>
      <w:numFmt w:val="lowerRoman"/>
      <w:lvlText w:val="%6."/>
      <w:lvlJc w:val="right"/>
      <w:pPr>
        <w:tabs>
          <w:tab w:val="num" w:pos="0"/>
        </w:tabs>
        <w:ind w:left="5978" w:hanging="180"/>
      </w:pPr>
    </w:lvl>
    <w:lvl w:ilvl="6">
      <w:start w:val="1"/>
      <w:numFmt w:val="decimal"/>
      <w:lvlText w:val="%7."/>
      <w:lvlJc w:val="left"/>
      <w:pPr>
        <w:tabs>
          <w:tab w:val="num" w:pos="0"/>
        </w:tabs>
        <w:ind w:left="6698" w:hanging="360"/>
      </w:pPr>
    </w:lvl>
    <w:lvl w:ilvl="7">
      <w:start w:val="1"/>
      <w:numFmt w:val="lowerLetter"/>
      <w:lvlText w:val="%8."/>
      <w:lvlJc w:val="left"/>
      <w:pPr>
        <w:tabs>
          <w:tab w:val="num" w:pos="0"/>
        </w:tabs>
        <w:ind w:left="7418" w:hanging="360"/>
      </w:pPr>
    </w:lvl>
    <w:lvl w:ilvl="8">
      <w:start w:val="1"/>
      <w:numFmt w:val="lowerRoman"/>
      <w:lvlText w:val="%9."/>
      <w:lvlJc w:val="right"/>
      <w:pPr>
        <w:tabs>
          <w:tab w:val="num" w:pos="0"/>
        </w:tabs>
        <w:ind w:left="8138" w:hanging="180"/>
      </w:pPr>
    </w:lvl>
  </w:abstractNum>
  <w:abstractNum w:abstractNumId="15" w15:restartNumberingAfterBreak="0">
    <w:nsid w:val="00000010"/>
    <w:multiLevelType w:val="multilevel"/>
    <w:tmpl w:val="0000001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proofState w:spelling="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08"/>
  <w:hyphenationZone w:val="425"/>
  <w:defaultTableStyle w:val="Normalny"/>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35910"/>
    <w:rsid w:val="00012150"/>
    <w:rsid w:val="00014770"/>
    <w:rsid w:val="000A5D62"/>
    <w:rsid w:val="001F60E1"/>
    <w:rsid w:val="00252B2D"/>
    <w:rsid w:val="00270FEA"/>
    <w:rsid w:val="002A6C74"/>
    <w:rsid w:val="002B76AA"/>
    <w:rsid w:val="00321D8B"/>
    <w:rsid w:val="00441F8C"/>
    <w:rsid w:val="004C6965"/>
    <w:rsid w:val="004D3954"/>
    <w:rsid w:val="00542C65"/>
    <w:rsid w:val="00546628"/>
    <w:rsid w:val="00557275"/>
    <w:rsid w:val="005672AC"/>
    <w:rsid w:val="005755A3"/>
    <w:rsid w:val="00591299"/>
    <w:rsid w:val="00604FBE"/>
    <w:rsid w:val="00614E4E"/>
    <w:rsid w:val="00701686"/>
    <w:rsid w:val="00710AEF"/>
    <w:rsid w:val="007F62B5"/>
    <w:rsid w:val="00820EC4"/>
    <w:rsid w:val="008963BE"/>
    <w:rsid w:val="008C36CF"/>
    <w:rsid w:val="00935910"/>
    <w:rsid w:val="00946B42"/>
    <w:rsid w:val="00A66D31"/>
    <w:rsid w:val="00B578B1"/>
    <w:rsid w:val="00BC2CAF"/>
    <w:rsid w:val="00D01E7A"/>
    <w:rsid w:val="00D23BD7"/>
    <w:rsid w:val="00D5599F"/>
    <w:rsid w:val="00D956FC"/>
    <w:rsid w:val="00EC31E1"/>
    <w:rsid w:val="00F23A56"/>
    <w:rsid w:val="00FB7C0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oNotEmbedSmartTags/>
  <w:decimalSymbol w:val=","/>
  <w:listSeparator w:val=";"/>
  <w14:docId w14:val="61B8E8DE"/>
  <w15:chartTrackingRefBased/>
  <w15:docId w15:val="{E6EE255C-3725-4DA4-8A3A-B239EC52F9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l-PL" w:eastAsia="pl-PL"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ny">
    <w:name w:val="Normal"/>
    <w:qFormat/>
    <w:pPr>
      <w:suppressAutoHyphens/>
      <w:spacing w:after="200" w:line="276" w:lineRule="auto"/>
    </w:pPr>
    <w:rPr>
      <w:rFonts w:ascii="Calibri" w:eastAsia="Calibri" w:hAnsi="Calibri"/>
      <w:sz w:val="22"/>
      <w:szCs w:val="22"/>
      <w:lang w:eastAsia="zh-CN"/>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WW8Num1z0">
    <w:name w:val="WW8Num1z0"/>
    <w:rPr>
      <w:b w:val="0"/>
    </w:rPr>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cs="Calibri"/>
      <w:b w:val="0"/>
      <w:sz w:val="20"/>
      <w:szCs w:val="20"/>
    </w:rPr>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rPr>
      <w:sz w:val="20"/>
      <w:szCs w:val="20"/>
    </w:rPr>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rPr>
      <w:rFonts w:ascii="Calibri" w:hAnsi="Calibri" w:cs="Calibri" w:hint="default"/>
      <w:b w:val="0"/>
      <w:sz w:val="20"/>
      <w:szCs w:val="20"/>
    </w:rPr>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rPr>
      <w:sz w:val="20"/>
      <w:szCs w:val="20"/>
    </w:rPr>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rPr>
      <w:rFonts w:cs="Calibri"/>
      <w:sz w:val="20"/>
      <w:szCs w:val="20"/>
    </w:rPr>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rPr>
      <w:rFonts w:eastAsia="Times New Roman" w:hint="default"/>
      <w:sz w:val="20"/>
    </w:rPr>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rPr>
      <w:sz w:val="20"/>
      <w:szCs w:val="20"/>
    </w:rPr>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sz w:val="20"/>
      <w:szCs w:val="20"/>
    </w:rPr>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rPr>
      <w:rFonts w:ascii="Symbol" w:hAnsi="Symbol" w:cs="Symbol" w:hint="default"/>
      <w:sz w:val="20"/>
      <w:szCs w:val="20"/>
    </w:rPr>
  </w:style>
  <w:style w:type="character" w:customStyle="1" w:styleId="WW8Num12z1">
    <w:name w:val="WW8Num12z1"/>
    <w:rPr>
      <w:rFonts w:ascii="Courier New" w:hAnsi="Courier New" w:cs="Courier New" w:hint="default"/>
    </w:rPr>
  </w:style>
  <w:style w:type="character" w:customStyle="1" w:styleId="WW8Num12z2">
    <w:name w:val="WW8Num12z2"/>
    <w:rPr>
      <w:rFonts w:ascii="Wingdings" w:hAnsi="Wingdings" w:cs="Wingdings" w:hint="default"/>
    </w:rPr>
  </w:style>
  <w:style w:type="character" w:customStyle="1" w:styleId="WW8Num13z0">
    <w:name w:val="WW8Num13z0"/>
    <w:rPr>
      <w:rFonts w:cs="Calibri"/>
      <w:sz w:val="20"/>
      <w:szCs w:val="20"/>
    </w:rPr>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rPr>
      <w:sz w:val="20"/>
      <w:szCs w:val="20"/>
    </w:rPr>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rPr>
      <w:rFonts w:hint="default"/>
    </w:rPr>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ascii="Symbol" w:hAnsi="Symbol" w:cs="Symbol" w:hint="default"/>
    </w:rPr>
  </w:style>
  <w:style w:type="character" w:customStyle="1" w:styleId="WW8Num16z1">
    <w:name w:val="WW8Num16z1"/>
    <w:rPr>
      <w:rFonts w:ascii="Courier New" w:hAnsi="Courier New" w:cs="Courier New" w:hint="default"/>
    </w:rPr>
  </w:style>
  <w:style w:type="character" w:customStyle="1" w:styleId="WW8Num16z2">
    <w:name w:val="WW8Num16z2"/>
    <w:rPr>
      <w:rFonts w:ascii="Wingdings" w:hAnsi="Wingdings" w:cs="Wingdings" w:hint="default"/>
    </w:rPr>
  </w:style>
  <w:style w:type="character" w:customStyle="1" w:styleId="WW8Num17z0">
    <w:name w:val="WW8Num17z0"/>
    <w:rPr>
      <w:sz w:val="20"/>
      <w:szCs w:val="20"/>
    </w:rPr>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rPr>
      <w:sz w:val="20"/>
      <w:szCs w:val="20"/>
    </w:rPr>
  </w:style>
  <w:style w:type="character" w:customStyle="1" w:styleId="WW8Num18z1">
    <w:name w:val="WW8Num18z1"/>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0">
    <w:name w:val="WW8Num19z0"/>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0">
    <w:name w:val="WW8Num20z0"/>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rFonts w:cs="Calibri"/>
    </w:rPr>
  </w:style>
  <w:style w:type="character" w:customStyle="1" w:styleId="WW8Num21z1">
    <w:name w:val="WW8Num21z1"/>
  </w:style>
  <w:style w:type="character" w:customStyle="1" w:styleId="WW8Num21z2">
    <w:name w:val="WW8Num21z2"/>
  </w:style>
  <w:style w:type="character" w:customStyle="1" w:styleId="WW8Num21z3">
    <w:name w:val="WW8Num21z3"/>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WW8Num22z0">
    <w:name w:val="WW8Num22z0"/>
  </w:style>
  <w:style w:type="character" w:customStyle="1" w:styleId="WW8Num22z1">
    <w:name w:val="WW8Num22z1"/>
  </w:style>
  <w:style w:type="character" w:customStyle="1" w:styleId="WW8Num22z2">
    <w:name w:val="WW8Num22z2"/>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23z0">
    <w:name w:val="WW8Num23z0"/>
    <w:rPr>
      <w:rFonts w:hint="default"/>
    </w:rPr>
  </w:style>
  <w:style w:type="character" w:customStyle="1" w:styleId="WW8Num23z1">
    <w:name w:val="WW8Num23z1"/>
  </w:style>
  <w:style w:type="character" w:customStyle="1" w:styleId="WW8Num23z2">
    <w:name w:val="WW8Num23z2"/>
  </w:style>
  <w:style w:type="character" w:customStyle="1" w:styleId="WW8Num23z3">
    <w:name w:val="WW8Num23z3"/>
  </w:style>
  <w:style w:type="character" w:customStyle="1" w:styleId="WW8Num23z4">
    <w:name w:val="WW8Num23z4"/>
  </w:style>
  <w:style w:type="character" w:customStyle="1" w:styleId="WW8Num23z5">
    <w:name w:val="WW8Num23z5"/>
  </w:style>
  <w:style w:type="character" w:customStyle="1" w:styleId="WW8Num23z6">
    <w:name w:val="WW8Num23z6"/>
  </w:style>
  <w:style w:type="character" w:customStyle="1" w:styleId="WW8Num23z7">
    <w:name w:val="WW8Num23z7"/>
  </w:style>
  <w:style w:type="character" w:customStyle="1" w:styleId="WW8Num23z8">
    <w:name w:val="WW8Num23z8"/>
  </w:style>
  <w:style w:type="character" w:customStyle="1" w:styleId="Domylnaczcionkaakapitu1">
    <w:name w:val="Domyślna czcionka akapitu1"/>
  </w:style>
  <w:style w:type="character" w:customStyle="1" w:styleId="NagwekZnak">
    <w:name w:val="Nagłówek Znak"/>
    <w:basedOn w:val="Domylnaczcionkaakapitu1"/>
  </w:style>
  <w:style w:type="character" w:customStyle="1" w:styleId="StopkaZnak">
    <w:name w:val="Stopka Znak"/>
    <w:basedOn w:val="Domylnaczcionkaakapitu1"/>
  </w:style>
  <w:style w:type="character" w:customStyle="1" w:styleId="TekstdymkaZnak">
    <w:name w:val="Tekst dymka Znak"/>
    <w:rPr>
      <w:rFonts w:ascii="Segoe UI" w:hAnsi="Segoe UI" w:cs="Segoe UI"/>
      <w:sz w:val="18"/>
      <w:szCs w:val="18"/>
    </w:rPr>
  </w:style>
  <w:style w:type="paragraph" w:customStyle="1" w:styleId="Nagwek1">
    <w:name w:val="Nagłówek1"/>
    <w:basedOn w:val="Normalny"/>
    <w:next w:val="Tekstpodstawowy"/>
    <w:pPr>
      <w:keepNext/>
      <w:spacing w:before="240" w:after="120"/>
    </w:pPr>
    <w:rPr>
      <w:rFonts w:ascii="Liberation Sans" w:eastAsia="Microsoft YaHei" w:hAnsi="Liberation Sans" w:cs="Lucida Sans"/>
      <w:sz w:val="28"/>
      <w:szCs w:val="28"/>
    </w:rPr>
  </w:style>
  <w:style w:type="paragraph" w:styleId="Tekstpodstawowy">
    <w:name w:val="Body Text"/>
    <w:basedOn w:val="Normalny"/>
    <w:pPr>
      <w:spacing w:after="140"/>
    </w:pPr>
  </w:style>
  <w:style w:type="paragraph" w:styleId="Lista">
    <w:name w:val="List"/>
    <w:basedOn w:val="Tekstpodstawowy"/>
    <w:rPr>
      <w:rFonts w:cs="Lucida Sans"/>
    </w:rPr>
  </w:style>
  <w:style w:type="paragraph" w:styleId="Legenda">
    <w:name w:val="caption"/>
    <w:basedOn w:val="Normalny"/>
    <w:qFormat/>
    <w:pPr>
      <w:suppressLineNumbers/>
      <w:spacing w:before="120" w:after="120"/>
    </w:pPr>
    <w:rPr>
      <w:rFonts w:cs="Lucida Sans"/>
      <w:i/>
      <w:iCs/>
      <w:sz w:val="24"/>
      <w:szCs w:val="24"/>
    </w:rPr>
  </w:style>
  <w:style w:type="paragraph" w:customStyle="1" w:styleId="Indeks">
    <w:name w:val="Indeks"/>
    <w:basedOn w:val="Normalny"/>
    <w:pPr>
      <w:suppressLineNumbers/>
    </w:pPr>
    <w:rPr>
      <w:rFonts w:cs="Lucida Sans"/>
    </w:rPr>
  </w:style>
  <w:style w:type="paragraph" w:styleId="Nagwek">
    <w:name w:val="header"/>
    <w:basedOn w:val="Normalny"/>
    <w:pPr>
      <w:tabs>
        <w:tab w:val="center" w:pos="4536"/>
        <w:tab w:val="right" w:pos="9072"/>
      </w:tabs>
      <w:spacing w:after="0" w:line="240" w:lineRule="auto"/>
    </w:pPr>
  </w:style>
  <w:style w:type="paragraph" w:styleId="Stopka">
    <w:name w:val="footer"/>
    <w:basedOn w:val="Normalny"/>
    <w:pPr>
      <w:tabs>
        <w:tab w:val="center" w:pos="4536"/>
        <w:tab w:val="right" w:pos="9072"/>
      </w:tabs>
      <w:spacing w:after="0" w:line="240" w:lineRule="auto"/>
    </w:pPr>
  </w:style>
  <w:style w:type="paragraph" w:styleId="Tekstdymka">
    <w:name w:val="Balloon Text"/>
    <w:basedOn w:val="Normalny"/>
    <w:pPr>
      <w:spacing w:after="0" w:line="240" w:lineRule="auto"/>
    </w:pPr>
    <w:rPr>
      <w:rFonts w:ascii="Segoe UI" w:hAnsi="Segoe UI" w:cs="Segoe UI"/>
      <w:sz w:val="18"/>
      <w:szCs w:val="18"/>
    </w:rPr>
  </w:style>
  <w:style w:type="paragraph" w:styleId="Akapitzlist">
    <w:name w:val="List Paragraph"/>
    <w:basedOn w:val="Normalny"/>
    <w:qFormat/>
    <w:pPr>
      <w:spacing w:after="160" w:line="256" w:lineRule="auto"/>
      <w:ind w:left="720"/>
      <w:contextualSpacing/>
    </w:pPr>
  </w:style>
  <w:style w:type="paragraph" w:customStyle="1" w:styleId="Zawartotabeli">
    <w:name w:val="Zawartość tabeli"/>
    <w:basedOn w:val="Normalny"/>
    <w:pPr>
      <w:suppressLineNumbers/>
    </w:pPr>
  </w:style>
  <w:style w:type="paragraph" w:customStyle="1" w:styleId="Nagwektabeli">
    <w:name w:val="Nagłówek tabeli"/>
    <w:basedOn w:val="Zawartotabeli"/>
    <w:pPr>
      <w:jc w:val="center"/>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0694984">
      <w:bodyDiv w:val="1"/>
      <w:marLeft w:val="0"/>
      <w:marRight w:val="0"/>
      <w:marTop w:val="0"/>
      <w:marBottom w:val="0"/>
      <w:divBdr>
        <w:top w:val="none" w:sz="0" w:space="0" w:color="auto"/>
        <w:left w:val="none" w:sz="0" w:space="0" w:color="auto"/>
        <w:bottom w:val="none" w:sz="0" w:space="0" w:color="auto"/>
        <w:right w:val="none" w:sz="0" w:space="0" w:color="auto"/>
      </w:divBdr>
      <w:divsChild>
        <w:div w:id="518281184">
          <w:marLeft w:val="0"/>
          <w:marRight w:val="0"/>
          <w:marTop w:val="0"/>
          <w:marBottom w:val="0"/>
          <w:divBdr>
            <w:top w:val="none" w:sz="0" w:space="0" w:color="auto"/>
            <w:left w:val="none" w:sz="0" w:space="0" w:color="auto"/>
            <w:bottom w:val="none" w:sz="0" w:space="0" w:color="auto"/>
            <w:right w:val="none" w:sz="0" w:space="0" w:color="auto"/>
          </w:divBdr>
          <w:divsChild>
            <w:div w:id="202127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3271</Words>
  <Characters>19631</Characters>
  <Application>Microsoft Office Word</Application>
  <DocSecurity>0</DocSecurity>
  <Lines>163</Lines>
  <Paragraphs>45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22857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Marcin</dc:creator>
  <cp:keywords/>
  <cp:lastModifiedBy>Mateusz Kostrzewski</cp:lastModifiedBy>
  <cp:revision>7</cp:revision>
  <cp:lastPrinted>2017-01-27T11:13:00Z</cp:lastPrinted>
  <dcterms:created xsi:type="dcterms:W3CDTF">2019-06-27T18:46:00Z</dcterms:created>
  <dcterms:modified xsi:type="dcterms:W3CDTF">2019-09-06T10:10:00Z</dcterms:modified>
</cp:coreProperties>
</file>