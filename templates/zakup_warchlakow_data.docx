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4A7A" w:rsidRPr="003B4A7A" w:rsidRDefault="003B4A7A"/>
    <w:p w:rsidR="009B2960" w:rsidRPr="009B2960" w:rsidRDefault="009171CB" w:rsidP="009B2960">
      <w:pPr>
        <w:rPr>
          <w:sz w:val="14"/>
          <w:szCs w:val="14"/>
        </w:rPr>
      </w:pPr>
      <w:r>
        <w:rPr>
          <w:sz w:val="14"/>
          <w:szCs w:val="14"/>
        </w:rPr>
        <w:t>W</w:t>
      </w:r>
      <w:r w:rsidR="008869CE">
        <w:rPr>
          <w:sz w:val="14"/>
          <w:szCs w:val="14"/>
        </w:rPr>
        <w:t>ARCHLAK</w:t>
      </w:r>
      <w:r w:rsidR="003B4A7A">
        <w:rPr>
          <w:sz w:val="14"/>
          <w:szCs w:val="14"/>
        </w:rPr>
        <w:t>100/14</w:t>
      </w:r>
    </w:p>
    <w:p w:rsidR="009B2960" w:rsidRPr="009B2960" w:rsidRDefault="009B2960" w:rsidP="009B2960">
      <w:pPr>
        <w:jc w:val="center"/>
        <w:rPr>
          <w:b/>
        </w:rPr>
      </w:pPr>
      <w:r w:rsidRPr="009B2960">
        <w:rPr>
          <w:b/>
        </w:rPr>
        <w:t xml:space="preserve">UMOWA Nr </w:t>
      </w:r>
      <w:r w:rsidR="007C7776">
        <w:t>{</w:t>
      </w:r>
      <w:r w:rsidR="00162D96">
        <w:t>text_</w:t>
      </w:r>
      <w:r w:rsidR="00627A2C">
        <w:t>num</w:t>
      </w:r>
      <w:r w:rsidR="00965AE0">
        <w:t>b</w:t>
      </w:r>
      <w:r w:rsidR="00627A2C">
        <w:t>er</w:t>
      </w:r>
      <w:r w:rsidR="001C7B99">
        <w:t>}</w:t>
      </w:r>
      <w:ins w:id="0" w:author="Użytkownik systemu Windows" w:date="2018-01-24T13:52:00Z">
        <w:del w:id="1" w:author="AthUser" w:date="2019-02-04T13:30:00Z">
          <w:r w:rsidR="0048422E" w:rsidDel="00706053">
            <w:rPr>
              <w:b/>
            </w:rPr>
            <w:delText>8</w:delText>
          </w:r>
        </w:del>
      </w:ins>
      <w:del w:id="2" w:author="Użytkownik systemu Windows" w:date="2018-01-24T13:52:00Z">
        <w:r w:rsidRPr="009B2960" w:rsidDel="0048422E">
          <w:rPr>
            <w:b/>
          </w:rPr>
          <w:delText>7</w:delText>
        </w:r>
      </w:del>
    </w:p>
    <w:p w:rsidR="009B2960" w:rsidRPr="009B2960" w:rsidRDefault="009B2960" w:rsidP="009B2960">
      <w:pPr>
        <w:jc w:val="center"/>
        <w:rPr>
          <w:b/>
        </w:rPr>
      </w:pPr>
      <w:r w:rsidRPr="009B2960">
        <w:rPr>
          <w:b/>
        </w:rPr>
        <w:t xml:space="preserve">na ZAKUP WARCHLAKÓW </w:t>
      </w:r>
    </w:p>
    <w:p w:rsidR="009B2960" w:rsidRPr="009B2960" w:rsidRDefault="00F863DD" w:rsidP="009B2960">
      <w:pPr>
        <w:jc w:val="both"/>
        <w:rPr>
          <w:sz w:val="20"/>
          <w:szCs w:val="20"/>
        </w:rPr>
      </w:pPr>
      <w:ins w:id="3" w:author="Marek Kanikowski" w:date="2018-07-18T14:53:00Z">
        <w:r>
          <w:rPr>
            <w:sz w:val="20"/>
            <w:szCs w:val="20"/>
          </w:rPr>
          <w:t>z</w:t>
        </w:r>
      </w:ins>
      <w:del w:id="4" w:author="Marek Kanikowski" w:date="2018-07-18T14:53:00Z">
        <w:r w:rsidR="009B2960" w:rsidRPr="009B2960" w:rsidDel="00F863DD">
          <w:rPr>
            <w:sz w:val="20"/>
            <w:szCs w:val="20"/>
          </w:rPr>
          <w:delText>Z</w:delText>
        </w:r>
      </w:del>
      <w:r w:rsidR="009B2960" w:rsidRPr="009B2960">
        <w:rPr>
          <w:sz w:val="20"/>
          <w:szCs w:val="20"/>
        </w:rPr>
        <w:t>awarta w dniu</w:t>
      </w:r>
      <w:ins w:id="5" w:author="Użytkownik systemu Windows" w:date="2018-01-24T13:49:00Z">
        <w:r w:rsidR="0048422E">
          <w:rPr>
            <w:sz w:val="20"/>
            <w:szCs w:val="20"/>
          </w:rPr>
          <w:t xml:space="preserve"> </w:t>
        </w:r>
      </w:ins>
      <w:r w:rsidR="009B2960" w:rsidRPr="009B2960">
        <w:rPr>
          <w:sz w:val="20"/>
          <w:szCs w:val="20"/>
        </w:rPr>
        <w:t xml:space="preserve"> </w:t>
      </w:r>
      <w:r w:rsidR="007C7776">
        <w:rPr>
          <w:bCs/>
          <w:sz w:val="20"/>
          <w:szCs w:val="20"/>
        </w:rPr>
        <w:t>{</w:t>
      </w:r>
      <w:r w:rsidR="00162D96">
        <w:rPr>
          <w:bCs/>
          <w:sz w:val="20"/>
          <w:szCs w:val="20"/>
        </w:rPr>
        <w:t>datepicker_</w:t>
      </w:r>
      <w:r w:rsidR="007C7776">
        <w:rPr>
          <w:bCs/>
          <w:sz w:val="20"/>
          <w:szCs w:val="20"/>
        </w:rPr>
        <w:t>date</w:t>
      </w:r>
      <w:r w:rsidR="002B2D07">
        <w:rPr>
          <w:bCs/>
          <w:sz w:val="20"/>
          <w:szCs w:val="20"/>
        </w:rPr>
        <w:t>s</w:t>
      </w:r>
      <w:r w:rsidR="007C7776">
        <w:rPr>
          <w:bCs/>
          <w:sz w:val="20"/>
          <w:szCs w:val="20"/>
        </w:rPr>
        <w:t>tart}</w:t>
      </w:r>
      <w:r w:rsidR="00FA76BA">
        <w:rPr>
          <w:bCs/>
          <w:sz w:val="20"/>
          <w:szCs w:val="20"/>
        </w:rPr>
        <w:t xml:space="preserve"> </w:t>
      </w:r>
      <w:del w:id="6" w:author="Użytkownik systemu Windows" w:date="2018-01-24T13:49:00Z">
        <w:r w:rsidR="009B2960" w:rsidRPr="001650A8" w:rsidDel="0048422E">
          <w:rPr>
            <w:sz w:val="20"/>
            <w:szCs w:val="20"/>
          </w:rPr>
          <w:delText xml:space="preserve"> </w:delText>
        </w:r>
      </w:del>
      <w:ins w:id="7" w:author="Użytkownik systemu Windows" w:date="2018-01-24T14:05:00Z">
        <w:del w:id="8" w:author="Marek Kanikowski" w:date="2018-07-18T14:53:00Z">
          <w:r w:rsidR="00951A66" w:rsidRPr="001650A8" w:rsidDel="00F863DD">
            <w:rPr>
              <w:bCs/>
              <w:sz w:val="20"/>
              <w:szCs w:val="20"/>
            </w:rPr>
            <w:delText>……………</w:delText>
          </w:r>
        </w:del>
        <w:del w:id="9" w:author="Marek Kanikowski" w:date="2018-07-18T14:52:00Z">
          <w:r w:rsidR="00951A66" w:rsidRPr="00E53720" w:rsidDel="00F863DD">
            <w:rPr>
              <w:bCs/>
              <w:sz w:val="20"/>
              <w:szCs w:val="20"/>
            </w:rPr>
            <w:delText>………………..</w:delText>
          </w:r>
        </w:del>
      </w:ins>
      <w:r w:rsidR="009B2960" w:rsidRPr="00E53720">
        <w:rPr>
          <w:sz w:val="20"/>
          <w:szCs w:val="20"/>
        </w:rPr>
        <w:t xml:space="preserve">w </w:t>
      </w:r>
      <w:r w:rsidR="009B2960" w:rsidRPr="0047339E">
        <w:rPr>
          <w:bCs/>
          <w:sz w:val="20"/>
          <w:szCs w:val="20"/>
          <w:rPrChange w:id="10" w:author="Marek Kanikowski" w:date="2018-07-18T15:18:00Z">
            <w:rPr>
              <w:b/>
              <w:bCs/>
              <w:sz w:val="20"/>
              <w:szCs w:val="20"/>
            </w:rPr>
          </w:rPrChange>
        </w:rPr>
        <w:t>Szewcach</w:t>
      </w:r>
      <w:r w:rsidR="009B2960" w:rsidRPr="009B2960">
        <w:rPr>
          <w:sz w:val="20"/>
          <w:szCs w:val="20"/>
        </w:rPr>
        <w:t>, której Stronami są:</w:t>
      </w:r>
    </w:p>
    <w:p w:rsidR="00040BB7" w:rsidRDefault="009B2960">
      <w:pPr>
        <w:pStyle w:val="Stopka"/>
        <w:spacing w:line="360" w:lineRule="auto"/>
        <w:jc w:val="both"/>
        <w:rPr>
          <w:ins w:id="11" w:author="Użytkownik systemu Windows" w:date="2017-02-10T12:54:00Z"/>
          <w:b/>
          <w:sz w:val="20"/>
          <w:szCs w:val="20"/>
        </w:rPr>
        <w:pPrChange w:id="12" w:author="Użytkownik systemu Windows" w:date="2017-03-03T13:25:00Z">
          <w:pPr>
            <w:pStyle w:val="Stopka"/>
            <w:jc w:val="both"/>
          </w:pPr>
        </w:pPrChange>
      </w:pPr>
      <w:del w:id="13" w:author="Marek Kanikowski" w:date="2018-07-18T14:53:00Z">
        <w:r w:rsidRPr="009B2960" w:rsidDel="00F863DD">
          <w:rPr>
            <w:b/>
            <w:sz w:val="20"/>
            <w:szCs w:val="20"/>
          </w:rPr>
          <w:delText>„</w:delText>
        </w:r>
      </w:del>
      <w:r w:rsidRPr="009B2960">
        <w:rPr>
          <w:b/>
          <w:sz w:val="20"/>
          <w:szCs w:val="20"/>
        </w:rPr>
        <w:t>Agro-Transhandel</w:t>
      </w:r>
      <w:del w:id="14" w:author="Marek Kanikowski" w:date="2018-07-18T14:53:00Z">
        <w:r w:rsidRPr="009B2960" w:rsidDel="00F863DD">
          <w:rPr>
            <w:b/>
            <w:sz w:val="20"/>
            <w:szCs w:val="20"/>
          </w:rPr>
          <w:delText>”</w:delText>
        </w:r>
      </w:del>
      <w:r w:rsidRPr="009B2960">
        <w:rPr>
          <w:b/>
          <w:sz w:val="20"/>
          <w:szCs w:val="20"/>
        </w:rPr>
        <w:t xml:space="preserve"> Spółka z ograniczoną odpowiedzialnością </w:t>
      </w:r>
      <w:r w:rsidRPr="009B2960">
        <w:rPr>
          <w:sz w:val="20"/>
          <w:szCs w:val="20"/>
        </w:rPr>
        <w:t xml:space="preserve">z siedzibą w Szewcach, ul. Mylna 12, 64-320 Buk, wpisana do rejestru przedsiębiorców przez Sąd Rejonowy Poznań Nowe Miasto i Wilda, VIII Wydział Gospodarczy Krajowego Rejestru Sądowego pod nr KRS 0000314803, NIP 777-30-79-562, zwana dalej </w:t>
      </w:r>
      <w:r w:rsidRPr="009B2960">
        <w:rPr>
          <w:b/>
          <w:sz w:val="20"/>
          <w:szCs w:val="20"/>
        </w:rPr>
        <w:t xml:space="preserve">Spółką, </w:t>
      </w:r>
      <w:ins w:id="15" w:author="Użytkownik systemu Windows" w:date="2017-02-10T12:54:00Z">
        <w:r w:rsidR="00040BB7">
          <w:rPr>
            <w:b/>
            <w:sz w:val="20"/>
            <w:szCs w:val="20"/>
          </w:rPr>
          <w:t>reprezentowaną przez Edytę Młynarczyk</w:t>
        </w:r>
      </w:ins>
      <w:ins w:id="16" w:author="Marek Kanikowski" w:date="2018-07-18T15:19:00Z">
        <w:r w:rsidR="0047339E">
          <w:rPr>
            <w:b/>
            <w:sz w:val="20"/>
            <w:szCs w:val="20"/>
          </w:rPr>
          <w:t>-</w:t>
        </w:r>
      </w:ins>
      <w:ins w:id="17" w:author="Użytkownik systemu Windows" w:date="2017-03-03T12:49:00Z">
        <w:del w:id="18" w:author="Marek Kanikowski" w:date="2018-07-18T15:19:00Z">
          <w:r w:rsidR="003957B6" w:rsidDel="0047339E">
            <w:rPr>
              <w:b/>
              <w:sz w:val="20"/>
              <w:szCs w:val="20"/>
            </w:rPr>
            <w:delText>,</w:delText>
          </w:r>
        </w:del>
      </w:ins>
      <w:ins w:id="19" w:author="Użytkownik systemu Windows" w:date="2017-02-10T12:54:00Z">
        <w:del w:id="20" w:author="Marek Kanikowski" w:date="2018-07-18T15:19:00Z">
          <w:r w:rsidR="00040BB7" w:rsidDel="0047339E">
            <w:rPr>
              <w:b/>
              <w:sz w:val="20"/>
              <w:szCs w:val="20"/>
            </w:rPr>
            <w:delText xml:space="preserve"> </w:delText>
          </w:r>
        </w:del>
        <w:r w:rsidR="00040BB7">
          <w:rPr>
            <w:b/>
            <w:sz w:val="20"/>
            <w:szCs w:val="20"/>
          </w:rPr>
          <w:t xml:space="preserve">Prezesa </w:t>
        </w:r>
        <w:del w:id="21" w:author="Marek Kanikowski" w:date="2018-07-18T15:19:00Z">
          <w:r w:rsidR="00040BB7" w:rsidDel="0047339E">
            <w:rPr>
              <w:b/>
              <w:sz w:val="20"/>
              <w:szCs w:val="20"/>
            </w:rPr>
            <w:delText>Spółki</w:delText>
          </w:r>
        </w:del>
      </w:ins>
      <w:ins w:id="22" w:author="Marek Kanikowski" w:date="2018-07-18T15:19:00Z">
        <w:r w:rsidR="0047339E">
          <w:rPr>
            <w:b/>
            <w:sz w:val="20"/>
            <w:szCs w:val="20"/>
          </w:rPr>
          <w:t>Zarządu</w:t>
        </w:r>
      </w:ins>
      <w:ins w:id="23" w:author="Użytkownik systemu Windows" w:date="2017-02-10T12:54:00Z">
        <w:r w:rsidR="00040BB7">
          <w:rPr>
            <w:b/>
            <w:sz w:val="20"/>
            <w:szCs w:val="20"/>
          </w:rPr>
          <w:t>,</w:t>
        </w:r>
      </w:ins>
    </w:p>
    <w:p w:rsidR="009B2960" w:rsidRPr="00627A2C" w:rsidRDefault="00CE737F" w:rsidP="009B2960">
      <w:pPr>
        <w:pStyle w:val="Stopka"/>
        <w:jc w:val="both"/>
        <w:rPr>
          <w:ins w:id="24" w:author="Marek Kanikowski" w:date="2018-07-18T15:03:00Z"/>
          <w:sz w:val="20"/>
          <w:szCs w:val="20"/>
          <w:lang w:val="en-US"/>
        </w:rPr>
      </w:pPr>
      <w:ins w:id="25" w:author="Marek Kanikowski" w:date="2018-07-18T15:03:00Z">
        <w:r w:rsidRPr="00627A2C">
          <w:rPr>
            <w:sz w:val="20"/>
            <w:szCs w:val="20"/>
            <w:lang w:val="en-US"/>
          </w:rPr>
          <w:t xml:space="preserve">a </w:t>
        </w:r>
      </w:ins>
      <w:del w:id="26" w:author="Marek Kanikowski" w:date="2018-07-18T15:03:00Z">
        <w:r w:rsidR="009B2960" w:rsidRPr="00627A2C" w:rsidDel="00CE737F">
          <w:rPr>
            <w:sz w:val="20"/>
            <w:szCs w:val="20"/>
            <w:lang w:val="en-US"/>
          </w:rPr>
          <w:delText>oraz</w:delText>
        </w:r>
      </w:del>
    </w:p>
    <w:p w:rsidR="00CE737F" w:rsidRPr="00627A2C" w:rsidRDefault="00CE737F" w:rsidP="009B2960">
      <w:pPr>
        <w:pStyle w:val="Stopka"/>
        <w:jc w:val="both"/>
        <w:rPr>
          <w:sz w:val="20"/>
          <w:szCs w:val="20"/>
          <w:lang w:val="en-US"/>
        </w:rPr>
      </w:pPr>
    </w:p>
    <w:p w:rsidR="009B2960" w:rsidRPr="00627A2C" w:rsidRDefault="00F863DD" w:rsidP="009B2960">
      <w:pPr>
        <w:jc w:val="both"/>
        <w:rPr>
          <w:ins w:id="27" w:author="Marek Kanikowski" w:date="2018-07-18T14:59:00Z"/>
          <w:sz w:val="20"/>
          <w:szCs w:val="20"/>
          <w:lang w:val="en-US"/>
        </w:rPr>
      </w:pPr>
      <w:ins w:id="28" w:author="Marek Kanikowski" w:date="2018-07-18T14:57:00Z">
        <w:r w:rsidRPr="00627A2C">
          <w:rPr>
            <w:sz w:val="20"/>
            <w:szCs w:val="20"/>
            <w:lang w:val="en-US"/>
          </w:rPr>
          <w:t xml:space="preserve">1) </w:t>
        </w:r>
      </w:ins>
      <w:r w:rsidR="009B2960" w:rsidRPr="00627A2C">
        <w:rPr>
          <w:sz w:val="20"/>
          <w:szCs w:val="20"/>
          <w:lang w:val="en-US"/>
        </w:rPr>
        <w:t>Pan</w:t>
      </w:r>
      <w:ins w:id="29" w:author="AthUser" w:date="2019-02-04T13:30:00Z">
        <w:r w:rsidR="00706053" w:rsidRPr="00627A2C">
          <w:rPr>
            <w:sz w:val="20"/>
            <w:szCs w:val="20"/>
            <w:lang w:val="en-US"/>
          </w:rPr>
          <w:t xml:space="preserve">em </w:t>
        </w:r>
        <w:del w:id="30" w:author="Użytkownik systemu Windows" w:date="2019-03-07T13:54:00Z">
          <w:r w:rsidR="00706053" w:rsidRPr="00627A2C" w:rsidDel="00E53720">
            <w:rPr>
              <w:sz w:val="20"/>
              <w:szCs w:val="20"/>
              <w:lang w:val="en-US"/>
            </w:rPr>
            <w:delText>Tomaszem Pietrzykowskim</w:delText>
          </w:r>
        </w:del>
      </w:ins>
      <w:r w:rsidR="001C7B99" w:rsidRPr="00627A2C">
        <w:rPr>
          <w:sz w:val="20"/>
          <w:szCs w:val="20"/>
          <w:lang w:val="en-US"/>
        </w:rPr>
        <w:t>{select_farmer}</w:t>
      </w:r>
      <w:ins w:id="31" w:author="AthUser" w:date="2019-02-04T13:37:00Z">
        <w:r w:rsidR="00477B65" w:rsidRPr="00627A2C">
          <w:rPr>
            <w:sz w:val="20"/>
            <w:szCs w:val="20"/>
            <w:lang w:val="en-US"/>
          </w:rPr>
          <w:t xml:space="preserve"> </w:t>
        </w:r>
        <w:r w:rsidR="00706053" w:rsidRPr="00627A2C">
          <w:rPr>
            <w:sz w:val="20"/>
            <w:szCs w:val="20"/>
            <w:lang w:val="en-US"/>
          </w:rPr>
          <w:t xml:space="preserve">PESEL </w:t>
        </w:r>
        <w:del w:id="32" w:author="Użytkownik systemu Windows" w:date="2019-03-07T13:55:00Z">
          <w:r w:rsidR="00706053" w:rsidRPr="00627A2C" w:rsidDel="00E53720">
            <w:rPr>
              <w:sz w:val="20"/>
              <w:szCs w:val="20"/>
              <w:lang w:val="en-US"/>
            </w:rPr>
            <w:delText>80011112059</w:delText>
          </w:r>
        </w:del>
      </w:ins>
      <w:r w:rsidR="001C7B99" w:rsidRPr="00627A2C">
        <w:rPr>
          <w:sz w:val="20"/>
          <w:szCs w:val="20"/>
          <w:lang w:val="en-US"/>
        </w:rPr>
        <w:t>{text_farmer</w:t>
      </w:r>
      <w:r w:rsidR="002B2D07">
        <w:rPr>
          <w:sz w:val="20"/>
          <w:szCs w:val="20"/>
          <w:lang w:val="en-US"/>
        </w:rPr>
        <w:t>p</w:t>
      </w:r>
      <w:r w:rsidR="001C7B99" w:rsidRPr="00627A2C">
        <w:rPr>
          <w:sz w:val="20"/>
          <w:szCs w:val="20"/>
          <w:lang w:val="en-US"/>
        </w:rPr>
        <w:t>esel}</w:t>
      </w:r>
      <w:ins w:id="33" w:author="Marek Kanikowski" w:date="2018-07-18T14:58:00Z">
        <w:r w:rsidR="0096681D" w:rsidRPr="00627A2C">
          <w:rPr>
            <w:sz w:val="20"/>
            <w:szCs w:val="20"/>
            <w:lang w:val="en-US"/>
          </w:rPr>
          <w:t xml:space="preserve"> adres zamieszkania: </w:t>
        </w:r>
      </w:ins>
      <w:ins w:id="34" w:author="AthUser" w:date="2019-02-04T13:37:00Z">
        <w:del w:id="35" w:author="Użytkownik systemu Windows" w:date="2019-03-07T13:55:00Z">
          <w:r w:rsidR="00706053" w:rsidRPr="00627A2C" w:rsidDel="00E53720">
            <w:rPr>
              <w:sz w:val="20"/>
              <w:szCs w:val="20"/>
              <w:lang w:val="en-US"/>
            </w:rPr>
            <w:delText>Zgagowo Wieś 3, 09-228 Zawidz</w:delText>
          </w:r>
        </w:del>
      </w:ins>
      <w:r w:rsidR="001C7B99" w:rsidRPr="00627A2C">
        <w:rPr>
          <w:sz w:val="20"/>
          <w:szCs w:val="20"/>
          <w:lang w:val="en-US"/>
        </w:rPr>
        <w:t>{text_farmer</w:t>
      </w:r>
      <w:r w:rsidR="002B2D07">
        <w:rPr>
          <w:sz w:val="20"/>
          <w:szCs w:val="20"/>
          <w:lang w:val="en-US"/>
        </w:rPr>
        <w:t>c</w:t>
      </w:r>
      <w:r w:rsidR="001C7B99" w:rsidRPr="00627A2C">
        <w:rPr>
          <w:sz w:val="20"/>
          <w:szCs w:val="20"/>
          <w:lang w:val="en-US"/>
        </w:rPr>
        <w:t>ity} {text_farmer</w:t>
      </w:r>
      <w:r w:rsidR="002B2D07">
        <w:rPr>
          <w:sz w:val="20"/>
          <w:szCs w:val="20"/>
          <w:lang w:val="en-US"/>
        </w:rPr>
        <w:t>a</w:t>
      </w:r>
      <w:r w:rsidR="001C7B99" w:rsidRPr="00627A2C">
        <w:rPr>
          <w:sz w:val="20"/>
          <w:szCs w:val="20"/>
          <w:lang w:val="en-US"/>
        </w:rPr>
        <w:t>ddress}</w:t>
      </w:r>
      <w:del w:id="36" w:author="Użytkownik systemu Windows" w:date="2017-04-25T14:31:00Z">
        <w:r w:rsidR="009B2960" w:rsidRPr="00627A2C" w:rsidDel="00580C9D">
          <w:rPr>
            <w:sz w:val="20"/>
            <w:szCs w:val="20"/>
            <w:lang w:val="en-US"/>
          </w:rPr>
          <w:delText>/Pani</w:delText>
        </w:r>
      </w:del>
      <w:del w:id="37" w:author="Marek Kanikowski" w:date="2018-07-18T14:57:00Z">
        <w:r w:rsidR="009B2960" w:rsidRPr="00627A2C" w:rsidDel="00F863DD">
          <w:rPr>
            <w:sz w:val="20"/>
            <w:szCs w:val="20"/>
            <w:lang w:val="en-US"/>
          </w:rPr>
          <w:delText xml:space="preserve"> </w:delText>
        </w:r>
      </w:del>
      <w:del w:id="38" w:author="Użytkownik systemu Windows" w:date="2017-04-25T14:31:00Z">
        <w:r w:rsidR="009B2960" w:rsidRPr="00627A2C" w:rsidDel="00580C9D">
          <w:rPr>
            <w:sz w:val="20"/>
            <w:szCs w:val="20"/>
            <w:lang w:val="en-US"/>
          </w:rPr>
          <w:delText>,</w:delText>
        </w:r>
      </w:del>
      <w:ins w:id="39" w:author="Użytkownik systemu Windows" w:date="2018-01-24T14:05:00Z">
        <w:del w:id="40" w:author="Marek Kanikowski" w:date="2018-07-18T14:57:00Z">
          <w:r w:rsidR="00951A66" w:rsidRPr="00627A2C" w:rsidDel="00F863DD">
            <w:rPr>
              <w:sz w:val="20"/>
              <w:szCs w:val="20"/>
              <w:lang w:val="en-US"/>
            </w:rPr>
            <w:delText>………………..</w:delText>
          </w:r>
        </w:del>
      </w:ins>
    </w:p>
    <w:p w:rsidR="0096681D" w:rsidRPr="00627A2C" w:rsidDel="00477B65" w:rsidRDefault="0096681D" w:rsidP="001650A8">
      <w:pPr>
        <w:jc w:val="both"/>
        <w:rPr>
          <w:del w:id="41" w:author="AthUser" w:date="2019-02-04T14:06:00Z"/>
          <w:sz w:val="20"/>
          <w:szCs w:val="20"/>
          <w:lang w:val="en-US"/>
        </w:rPr>
      </w:pPr>
      <w:ins w:id="42" w:author="Marek Kanikowski" w:date="2018-07-18T14:59:00Z">
        <w:r w:rsidRPr="00627A2C">
          <w:rPr>
            <w:sz w:val="20"/>
            <w:szCs w:val="20"/>
            <w:lang w:val="en-US"/>
          </w:rPr>
          <w:t>2) Pa</w:t>
        </w:r>
      </w:ins>
      <w:ins w:id="43" w:author="AthUser" w:date="2019-02-04T13:38:00Z">
        <w:r w:rsidR="00706053" w:rsidRPr="00627A2C">
          <w:rPr>
            <w:sz w:val="20"/>
            <w:szCs w:val="20"/>
            <w:lang w:val="en-US"/>
          </w:rPr>
          <w:t>nią</w:t>
        </w:r>
      </w:ins>
      <w:ins w:id="44" w:author="AthUser" w:date="2019-02-04T14:05:00Z">
        <w:r w:rsidR="00477B65" w:rsidRPr="00627A2C">
          <w:rPr>
            <w:sz w:val="20"/>
            <w:szCs w:val="20"/>
            <w:lang w:val="en-US"/>
          </w:rPr>
          <w:t xml:space="preserve"> </w:t>
        </w:r>
        <w:del w:id="45" w:author="Użytkownik systemu Windows" w:date="2019-03-07T13:55:00Z">
          <w:r w:rsidR="00477B65" w:rsidRPr="00627A2C" w:rsidDel="00E53720">
            <w:rPr>
              <w:sz w:val="20"/>
              <w:szCs w:val="20"/>
              <w:lang w:val="en-US"/>
            </w:rPr>
            <w:delText>Edytą Pietrzykowską</w:delText>
          </w:r>
        </w:del>
      </w:ins>
      <w:r w:rsidR="00B43E48" w:rsidRPr="00627A2C">
        <w:rPr>
          <w:sz w:val="20"/>
          <w:szCs w:val="20"/>
          <w:lang w:val="en-US"/>
        </w:rPr>
        <w:t>{text_pelnomocnik2}</w:t>
      </w:r>
      <w:ins w:id="46" w:author="Marek Kanikowski" w:date="2018-07-18T15:00:00Z">
        <w:r w:rsidRPr="00627A2C">
          <w:rPr>
            <w:sz w:val="20"/>
            <w:szCs w:val="20"/>
            <w:lang w:val="en-US"/>
          </w:rPr>
          <w:t xml:space="preserve"> PESEL </w:t>
        </w:r>
      </w:ins>
      <w:ins w:id="47" w:author="AthUser" w:date="2019-02-04T14:06:00Z">
        <w:del w:id="48" w:author="Użytkownik systemu Windows" w:date="2019-03-07T13:55:00Z">
          <w:r w:rsidR="00477B65" w:rsidRPr="00627A2C" w:rsidDel="00E53720">
            <w:rPr>
              <w:sz w:val="20"/>
              <w:szCs w:val="20"/>
              <w:lang w:val="en-US"/>
            </w:rPr>
            <w:delText>81051709803</w:delText>
          </w:r>
        </w:del>
      </w:ins>
      <w:r w:rsidR="00B43E48" w:rsidRPr="00627A2C">
        <w:rPr>
          <w:sz w:val="20"/>
          <w:szCs w:val="20"/>
          <w:lang w:val="en-US"/>
        </w:rPr>
        <w:t>{text_pelnomocnik2</w:t>
      </w:r>
      <w:r w:rsidR="00AD4B79">
        <w:rPr>
          <w:sz w:val="20"/>
          <w:szCs w:val="20"/>
          <w:lang w:val="en-US"/>
        </w:rPr>
        <w:t>p</w:t>
      </w:r>
      <w:r w:rsidR="00B43E48" w:rsidRPr="00627A2C">
        <w:rPr>
          <w:sz w:val="20"/>
          <w:szCs w:val="20"/>
          <w:lang w:val="en-US"/>
        </w:rPr>
        <w:t>esel}</w:t>
      </w:r>
      <w:ins w:id="49" w:author="Marek Kanikowski" w:date="2018-07-18T15:01:00Z">
        <w:r w:rsidR="00CE737F" w:rsidRPr="00627A2C">
          <w:rPr>
            <w:sz w:val="20"/>
            <w:szCs w:val="20"/>
            <w:lang w:val="en-US"/>
          </w:rPr>
          <w:t xml:space="preserve"> adres zamieszkania: </w:t>
        </w:r>
      </w:ins>
      <w:ins w:id="50" w:author="AthUser" w:date="2019-02-04T14:06:00Z">
        <w:del w:id="51" w:author="Użytkownik systemu Windows" w:date="2019-03-07T13:55:00Z">
          <w:r w:rsidR="00477B65" w:rsidRPr="00627A2C" w:rsidDel="00E53720">
            <w:rPr>
              <w:sz w:val="20"/>
              <w:szCs w:val="20"/>
              <w:lang w:val="en-US"/>
            </w:rPr>
            <w:delText>Zgagowo Wieś 3, 09-228 Zawidz</w:delText>
          </w:r>
        </w:del>
      </w:ins>
      <w:r w:rsidR="00B43E48" w:rsidRPr="00627A2C">
        <w:rPr>
          <w:sz w:val="20"/>
          <w:szCs w:val="20"/>
          <w:lang w:val="en-US"/>
        </w:rPr>
        <w:t>{text_farmer</w:t>
      </w:r>
      <w:r w:rsidR="001B7E7B">
        <w:rPr>
          <w:sz w:val="20"/>
          <w:szCs w:val="20"/>
          <w:lang w:val="en-US"/>
        </w:rPr>
        <w:t>a</w:t>
      </w:r>
      <w:r w:rsidR="00B43E48" w:rsidRPr="00627A2C">
        <w:rPr>
          <w:sz w:val="20"/>
          <w:szCs w:val="20"/>
          <w:lang w:val="en-US"/>
        </w:rPr>
        <w:t>ddres</w:t>
      </w:r>
      <w:r w:rsidR="00726903">
        <w:rPr>
          <w:sz w:val="20"/>
          <w:szCs w:val="20"/>
          <w:lang w:val="en-US"/>
        </w:rPr>
        <w:t>s</w:t>
      </w:r>
      <w:r w:rsidR="00B43E48" w:rsidRPr="00627A2C">
        <w:rPr>
          <w:sz w:val="20"/>
          <w:szCs w:val="20"/>
          <w:lang w:val="en-US"/>
        </w:rPr>
        <w:t>}, {text_farmer</w:t>
      </w:r>
      <w:r w:rsidR="002B2D07">
        <w:rPr>
          <w:sz w:val="20"/>
          <w:szCs w:val="20"/>
          <w:lang w:val="en-US"/>
        </w:rPr>
        <w:t>c</w:t>
      </w:r>
      <w:r w:rsidR="00B43E48" w:rsidRPr="00627A2C">
        <w:rPr>
          <w:sz w:val="20"/>
          <w:szCs w:val="20"/>
          <w:lang w:val="en-US"/>
        </w:rPr>
        <w:t>ity}</w:t>
      </w:r>
      <w:ins w:id="52" w:author="Marek Kanikowski" w:date="2018-07-18T15:01:00Z">
        <w:del w:id="53" w:author="AthUser" w:date="2019-02-04T14:06:00Z">
          <w:r w:rsidR="00CE737F" w:rsidRPr="00627A2C" w:rsidDel="00477B65">
            <w:rPr>
              <w:sz w:val="20"/>
              <w:szCs w:val="20"/>
              <w:lang w:val="en-US"/>
            </w:rPr>
            <w:delText xml:space="preserve">Grobia 42; 64 </w:delText>
          </w:r>
        </w:del>
      </w:ins>
      <w:ins w:id="54" w:author="Marek Kanikowski" w:date="2018-07-18T15:02:00Z">
        <w:del w:id="55" w:author="AthUser" w:date="2019-02-04T14:06:00Z">
          <w:r w:rsidR="00CE737F" w:rsidRPr="00627A2C" w:rsidDel="00477B65">
            <w:rPr>
              <w:sz w:val="20"/>
              <w:szCs w:val="20"/>
              <w:lang w:val="en-US"/>
            </w:rPr>
            <w:delText>–</w:delText>
          </w:r>
        </w:del>
      </w:ins>
      <w:ins w:id="56" w:author="Marek Kanikowski" w:date="2018-07-18T15:01:00Z">
        <w:del w:id="57" w:author="AthUser" w:date="2019-02-04T14:06:00Z">
          <w:r w:rsidR="00CE737F" w:rsidRPr="00627A2C" w:rsidDel="00477B65">
            <w:rPr>
              <w:sz w:val="20"/>
              <w:szCs w:val="20"/>
              <w:lang w:val="en-US"/>
            </w:rPr>
            <w:delText xml:space="preserve"> </w:delText>
          </w:r>
        </w:del>
      </w:ins>
      <w:ins w:id="58" w:author="Marek Kanikowski" w:date="2018-07-18T15:02:00Z">
        <w:del w:id="59" w:author="AthUser" w:date="2019-02-04T14:06:00Z">
          <w:r w:rsidR="00CE737F" w:rsidRPr="00627A2C" w:rsidDel="00477B65">
            <w:rPr>
              <w:sz w:val="20"/>
              <w:szCs w:val="20"/>
              <w:lang w:val="en-US"/>
            </w:rPr>
            <w:delText>410 Sieraków Wielkopolski</w:delText>
          </w:r>
        </w:del>
      </w:ins>
      <w:ins w:id="60" w:author="Marek Kanikowski" w:date="2018-07-18T15:03:00Z">
        <w:del w:id="61" w:author="AthUser" w:date="2019-02-04T14:06:00Z">
          <w:r w:rsidR="00CE737F" w:rsidRPr="00627A2C" w:rsidDel="00477B65">
            <w:rPr>
              <w:sz w:val="20"/>
              <w:szCs w:val="20"/>
              <w:lang w:val="en-US"/>
            </w:rPr>
            <w:delText>;</w:delText>
          </w:r>
        </w:del>
      </w:ins>
    </w:p>
    <w:p w:rsidR="009B2960" w:rsidRPr="00627A2C" w:rsidDel="00477B65" w:rsidRDefault="009B2960" w:rsidP="001650A8">
      <w:pPr>
        <w:jc w:val="both"/>
        <w:rPr>
          <w:del w:id="62" w:author="AthUser" w:date="2019-02-04T14:06:00Z"/>
          <w:sz w:val="20"/>
          <w:szCs w:val="20"/>
          <w:lang w:val="en-US"/>
        </w:rPr>
      </w:pPr>
      <w:del w:id="63" w:author="AthUser" w:date="2019-02-04T14:06:00Z">
        <w:r w:rsidRPr="00627A2C" w:rsidDel="00477B65">
          <w:rPr>
            <w:sz w:val="20"/>
            <w:szCs w:val="20"/>
            <w:lang w:val="en-US"/>
          </w:rPr>
          <w:delText>legitym. się dowodem osobistym</w:delText>
        </w:r>
      </w:del>
      <w:ins w:id="64" w:author="Użytkownik systemu Windows" w:date="2018-01-24T14:05:00Z">
        <w:del w:id="65" w:author="AthUser" w:date="2019-02-04T14:06:00Z">
          <w:r w:rsidR="00951A66" w:rsidRPr="00627A2C" w:rsidDel="00477B65">
            <w:rPr>
              <w:sz w:val="20"/>
              <w:szCs w:val="20"/>
              <w:lang w:val="en-US"/>
            </w:rPr>
            <w:delText xml:space="preserve"> ………………….</w:delText>
          </w:r>
        </w:del>
      </w:ins>
      <w:del w:id="66" w:author="AthUser" w:date="2019-02-04T14:06:00Z">
        <w:r w:rsidRPr="00627A2C" w:rsidDel="00477B65">
          <w:rPr>
            <w:sz w:val="20"/>
            <w:szCs w:val="20"/>
            <w:lang w:val="en-US"/>
          </w:rPr>
          <w:delText xml:space="preserve"> </w:delText>
        </w:r>
      </w:del>
      <w:ins w:id="67" w:author="Użytkownik systemu Windows" w:date="2018-01-24T13:53:00Z">
        <w:del w:id="68" w:author="AthUser" w:date="2019-02-04T14:06:00Z">
          <w:r w:rsidR="00DF1BE6" w:rsidRPr="00627A2C" w:rsidDel="00477B65">
            <w:rPr>
              <w:sz w:val="20"/>
              <w:szCs w:val="20"/>
              <w:lang w:val="en-US"/>
            </w:rPr>
            <w:delText xml:space="preserve"> </w:delText>
          </w:r>
        </w:del>
      </w:ins>
      <w:del w:id="69" w:author="AthUser" w:date="2019-02-04T14:06:00Z">
        <w:r w:rsidR="009171CB" w:rsidRPr="00627A2C" w:rsidDel="00477B65">
          <w:rPr>
            <w:sz w:val="20"/>
            <w:szCs w:val="20"/>
            <w:lang w:val="en-US"/>
          </w:rPr>
          <w:delText>,</w:delText>
        </w:r>
      </w:del>
      <w:ins w:id="70" w:author="Użytkownik systemu Windows" w:date="2017-04-25T14:32:00Z">
        <w:del w:id="71" w:author="AthUser" w:date="2019-02-04T14:06:00Z">
          <w:r w:rsidR="00580C9D" w:rsidRPr="00627A2C" w:rsidDel="00477B65">
            <w:rPr>
              <w:sz w:val="20"/>
              <w:szCs w:val="20"/>
              <w:lang w:val="en-US"/>
            </w:rPr>
            <w:delText xml:space="preserve"> </w:delText>
          </w:r>
        </w:del>
      </w:ins>
      <w:ins w:id="72" w:author="Użytkownik systemu Windows" w:date="2018-01-24T14:05:00Z">
        <w:del w:id="73" w:author="AthUser" w:date="2019-02-04T14:06:00Z">
          <w:r w:rsidR="00951A66" w:rsidRPr="00627A2C" w:rsidDel="00477B65">
            <w:rPr>
              <w:sz w:val="20"/>
              <w:szCs w:val="20"/>
              <w:lang w:val="en-US"/>
            </w:rPr>
            <w:delText>……………….</w:delText>
          </w:r>
        </w:del>
      </w:ins>
      <w:ins w:id="74" w:author="Użytkownik systemu Windows" w:date="2018-01-24T13:53:00Z">
        <w:del w:id="75" w:author="AthUser" w:date="2019-02-04T14:06:00Z">
          <w:r w:rsidR="00B36B66" w:rsidRPr="00627A2C" w:rsidDel="00477B65">
            <w:rPr>
              <w:sz w:val="20"/>
              <w:szCs w:val="20"/>
              <w:lang w:val="en-US"/>
            </w:rPr>
            <w:delText xml:space="preserve"> </w:delText>
          </w:r>
        </w:del>
      </w:ins>
    </w:p>
    <w:p w:rsidR="00F863DD" w:rsidRPr="00627A2C" w:rsidRDefault="00F863DD" w:rsidP="00E53720">
      <w:pPr>
        <w:jc w:val="both"/>
        <w:rPr>
          <w:ins w:id="76" w:author="Marek Kanikowski" w:date="2018-07-18T14:53:00Z"/>
          <w:sz w:val="20"/>
          <w:szCs w:val="20"/>
          <w:lang w:val="en-US"/>
        </w:rPr>
      </w:pPr>
    </w:p>
    <w:p w:rsidR="009B2960" w:rsidRPr="009B2960" w:rsidRDefault="00CE737F">
      <w:pPr>
        <w:jc w:val="both"/>
        <w:rPr>
          <w:sz w:val="20"/>
          <w:szCs w:val="20"/>
        </w:rPr>
        <w:pPrChange w:id="77" w:author="Użytkownik systemu Windows" w:date="2017-04-25T14:32:00Z">
          <w:pPr/>
        </w:pPrChange>
      </w:pPr>
      <w:ins w:id="78" w:author="Marek Kanikowski" w:date="2018-07-18T15:03:00Z">
        <w:r>
          <w:rPr>
            <w:sz w:val="20"/>
            <w:szCs w:val="20"/>
          </w:rPr>
          <w:t>p</w:t>
        </w:r>
      </w:ins>
      <w:del w:id="79" w:author="Marek Kanikowski" w:date="2018-07-18T15:03:00Z">
        <w:r w:rsidR="00580C9D" w:rsidRPr="009B2960" w:rsidDel="00CE737F">
          <w:rPr>
            <w:sz w:val="20"/>
            <w:szCs w:val="20"/>
          </w:rPr>
          <w:delText>P</w:delText>
        </w:r>
      </w:del>
      <w:r w:rsidR="009B2960" w:rsidRPr="009B2960">
        <w:rPr>
          <w:sz w:val="20"/>
          <w:szCs w:val="20"/>
        </w:rPr>
        <w:t>rowadzący</w:t>
      </w:r>
      <w:ins w:id="80" w:author="Użytkownik systemu Windows" w:date="2017-04-25T14:32:00Z">
        <w:r w:rsidR="00580C9D">
          <w:rPr>
            <w:sz w:val="20"/>
            <w:szCs w:val="20"/>
          </w:rPr>
          <w:t xml:space="preserve"> </w:t>
        </w:r>
      </w:ins>
      <w:del w:id="81" w:author="Użytkownik systemu Windows" w:date="2017-04-25T14:32:00Z">
        <w:r w:rsidR="009B2960" w:rsidRPr="009B2960" w:rsidDel="00580C9D">
          <w:rPr>
            <w:sz w:val="20"/>
            <w:szCs w:val="20"/>
          </w:rPr>
          <w:delText xml:space="preserve"> (-ca) </w:delText>
        </w:r>
      </w:del>
      <w:r w:rsidR="009B2960" w:rsidRPr="009B2960">
        <w:rPr>
          <w:sz w:val="20"/>
          <w:szCs w:val="20"/>
        </w:rPr>
        <w:t>gospodarstwo rolne</w:t>
      </w:r>
      <w:del w:id="82" w:author="Użytkownik systemu Windows" w:date="2017-04-25T14:32:00Z">
        <w:r w:rsidR="009B2960" w:rsidRPr="009B2960" w:rsidDel="00580C9D">
          <w:rPr>
            <w:sz w:val="20"/>
            <w:szCs w:val="20"/>
          </w:rPr>
          <w:delText xml:space="preserve">: </w:delText>
        </w:r>
      </w:del>
      <w:ins w:id="83" w:author="Użytkownik systemu Windows" w:date="2017-04-25T14:32:00Z">
        <w:r w:rsidR="00580C9D">
          <w:rPr>
            <w:sz w:val="20"/>
            <w:szCs w:val="20"/>
          </w:rPr>
          <w:t xml:space="preserve"> </w:t>
        </w:r>
      </w:ins>
      <w:ins w:id="84" w:author="Marek Kanikowski" w:date="2018-07-18T15:02:00Z">
        <w:r>
          <w:rPr>
            <w:sz w:val="20"/>
            <w:szCs w:val="20"/>
          </w:rPr>
          <w:t xml:space="preserve">w </w:t>
        </w:r>
      </w:ins>
      <w:ins w:id="85" w:author="AthUser" w:date="2019-02-04T14:07:00Z">
        <w:r w:rsidR="00477B65">
          <w:rPr>
            <w:sz w:val="20"/>
            <w:szCs w:val="20"/>
          </w:rPr>
          <w:t xml:space="preserve"> </w:t>
        </w:r>
        <w:del w:id="86" w:author="Użytkownik systemu Windows" w:date="2019-03-07T13:55:00Z">
          <w:r w:rsidR="00477B65" w:rsidDel="00E53720">
            <w:rPr>
              <w:sz w:val="20"/>
              <w:szCs w:val="20"/>
            </w:rPr>
            <w:delText>Zgagowo Wieś</w:delText>
          </w:r>
        </w:del>
      </w:ins>
      <w:ins w:id="87" w:author="AthUser" w:date="2019-02-04T14:24:00Z">
        <w:del w:id="88" w:author="Użytkownik systemu Windows" w:date="2019-03-07T13:55:00Z">
          <w:r w:rsidR="008D5CED" w:rsidDel="00E53720">
            <w:rPr>
              <w:sz w:val="20"/>
              <w:szCs w:val="20"/>
            </w:rPr>
            <w:delText xml:space="preserve"> 3</w:delText>
          </w:r>
        </w:del>
      </w:ins>
      <w:ins w:id="89" w:author="Marek Kanikowski" w:date="2018-07-18T15:03:00Z">
        <w:del w:id="90" w:author="Użytkownik systemu Windows" w:date="2019-03-07T13:55:00Z">
          <w:r w:rsidDel="00E53720">
            <w:rPr>
              <w:sz w:val="20"/>
              <w:szCs w:val="20"/>
            </w:rPr>
            <w:delText>Grobia</w:delText>
          </w:r>
        </w:del>
      </w:ins>
      <w:ins w:id="91" w:author="Marek Kanikowski" w:date="2018-07-18T15:04:00Z">
        <w:del w:id="92" w:author="Użytkownik systemu Windows" w:date="2019-03-07T13:55:00Z">
          <w:r w:rsidDel="00E53720">
            <w:rPr>
              <w:sz w:val="20"/>
              <w:szCs w:val="20"/>
            </w:rPr>
            <w:delText xml:space="preserve"> 42; 64 – 410 Sieraków Wielkopolski</w:delText>
          </w:r>
        </w:del>
      </w:ins>
      <w:del w:id="93" w:author="Użytkownik systemu Windows" w:date="2019-03-07T13:55:00Z">
        <w:r w:rsidR="009B2960" w:rsidRPr="009B2960" w:rsidDel="00E53720">
          <w:rPr>
            <w:sz w:val="20"/>
            <w:szCs w:val="20"/>
          </w:rPr>
          <w:delText>,</w:delText>
        </w:r>
      </w:del>
      <w:ins w:id="94" w:author="AthUser" w:date="2019-02-04T14:24:00Z">
        <w:del w:id="95" w:author="Użytkownik systemu Windows" w:date="2019-03-07T13:55:00Z">
          <w:r w:rsidR="008D5CED" w:rsidDel="00E53720">
            <w:rPr>
              <w:sz w:val="20"/>
              <w:szCs w:val="20"/>
            </w:rPr>
            <w:delText xml:space="preserve"> 09-228 Zawidz</w:delText>
          </w:r>
        </w:del>
      </w:ins>
      <w:r w:rsidR="00B43E48">
        <w:rPr>
          <w:sz w:val="20"/>
          <w:szCs w:val="20"/>
        </w:rPr>
        <w:t>{text_farmer</w:t>
      </w:r>
      <w:r w:rsidR="002B2D07">
        <w:rPr>
          <w:sz w:val="20"/>
          <w:szCs w:val="20"/>
        </w:rPr>
        <w:t>a</w:t>
      </w:r>
      <w:r w:rsidR="00B43E48">
        <w:rPr>
          <w:sz w:val="20"/>
          <w:szCs w:val="20"/>
        </w:rPr>
        <w:t>ddre</w:t>
      </w:r>
      <w:r w:rsidR="003D4C05">
        <w:rPr>
          <w:sz w:val="20"/>
          <w:szCs w:val="20"/>
        </w:rPr>
        <w:t>s</w:t>
      </w:r>
      <w:bookmarkStart w:id="96" w:name="_GoBack"/>
      <w:bookmarkEnd w:id="96"/>
      <w:r w:rsidR="00B43E48">
        <w:rPr>
          <w:sz w:val="20"/>
          <w:szCs w:val="20"/>
        </w:rPr>
        <w:t>s</w:t>
      </w:r>
      <w:r w:rsidR="002B2D07">
        <w:rPr>
          <w:sz w:val="20"/>
          <w:szCs w:val="20"/>
        </w:rPr>
        <w:t>w</w:t>
      </w:r>
      <w:r w:rsidR="00B43E48">
        <w:rPr>
          <w:sz w:val="20"/>
          <w:szCs w:val="20"/>
        </w:rPr>
        <w:t>ork}</w:t>
      </w:r>
      <w:r w:rsidR="00706332">
        <w:rPr>
          <w:sz w:val="20"/>
          <w:szCs w:val="20"/>
        </w:rPr>
        <w:t>, {text_farme</w:t>
      </w:r>
      <w:r w:rsidR="002B2D07">
        <w:rPr>
          <w:sz w:val="20"/>
          <w:szCs w:val="20"/>
        </w:rPr>
        <w:t>rc</w:t>
      </w:r>
      <w:r w:rsidR="00706332">
        <w:rPr>
          <w:sz w:val="20"/>
          <w:szCs w:val="20"/>
        </w:rPr>
        <w:t>ity</w:t>
      </w:r>
      <w:r w:rsidR="002B2D07">
        <w:rPr>
          <w:sz w:val="20"/>
          <w:szCs w:val="20"/>
        </w:rPr>
        <w:t>w</w:t>
      </w:r>
      <w:r w:rsidR="00706332">
        <w:rPr>
          <w:sz w:val="20"/>
          <w:szCs w:val="20"/>
        </w:rPr>
        <w:t>ork}</w:t>
      </w:r>
      <w:ins w:id="97" w:author="AthUser" w:date="2019-02-04T14:24:00Z">
        <w:r w:rsidR="008D5CED">
          <w:rPr>
            <w:sz w:val="20"/>
            <w:szCs w:val="20"/>
          </w:rPr>
          <w:t xml:space="preserve"> </w:t>
        </w:r>
      </w:ins>
      <w:del w:id="98" w:author="AthUser" w:date="2019-02-04T14:24:00Z">
        <w:r w:rsidR="009B2960" w:rsidRPr="009B2960" w:rsidDel="008D5CED">
          <w:rPr>
            <w:sz w:val="20"/>
            <w:szCs w:val="20"/>
          </w:rPr>
          <w:delText xml:space="preserve"> </w:delText>
        </w:r>
      </w:del>
      <w:r w:rsidR="009B2960" w:rsidRPr="009B2960">
        <w:rPr>
          <w:sz w:val="20"/>
          <w:szCs w:val="20"/>
        </w:rPr>
        <w:t>zwan</w:t>
      </w:r>
      <w:ins w:id="99" w:author="Marek Kanikowski" w:date="2018-07-18T14:54:00Z">
        <w:r w:rsidR="00F863DD">
          <w:rPr>
            <w:sz w:val="20"/>
            <w:szCs w:val="20"/>
          </w:rPr>
          <w:t>i</w:t>
        </w:r>
      </w:ins>
      <w:del w:id="100" w:author="Marek Kanikowski" w:date="2018-07-18T14:54:00Z">
        <w:r w:rsidR="009B2960" w:rsidRPr="009B2960" w:rsidDel="00F863DD">
          <w:rPr>
            <w:sz w:val="20"/>
            <w:szCs w:val="20"/>
          </w:rPr>
          <w:delText>y</w:delText>
        </w:r>
      </w:del>
      <w:del w:id="101" w:author="Użytkownik systemu Windows" w:date="2017-04-25T14:32:00Z">
        <w:r w:rsidR="009B2960" w:rsidRPr="009B2960" w:rsidDel="00580C9D">
          <w:rPr>
            <w:sz w:val="20"/>
            <w:szCs w:val="20"/>
          </w:rPr>
          <w:delText xml:space="preserve"> (-a)</w:delText>
        </w:r>
      </w:del>
      <w:r w:rsidR="009B2960" w:rsidRPr="009B2960">
        <w:rPr>
          <w:sz w:val="20"/>
          <w:szCs w:val="20"/>
        </w:rPr>
        <w:t xml:space="preserve"> w dalszej części umowy</w:t>
      </w:r>
      <w:ins w:id="102" w:author="Marek Kanikowski" w:date="2018-07-18T15:04:00Z">
        <w:r>
          <w:rPr>
            <w:sz w:val="20"/>
            <w:szCs w:val="20"/>
          </w:rPr>
          <w:t xml:space="preserve"> łącznie</w:t>
        </w:r>
      </w:ins>
      <w:r w:rsidR="009B2960" w:rsidRPr="009B2960">
        <w:rPr>
          <w:sz w:val="20"/>
          <w:szCs w:val="20"/>
        </w:rPr>
        <w:t xml:space="preserve"> </w:t>
      </w:r>
      <w:r w:rsidR="009B2960" w:rsidRPr="009B2960">
        <w:rPr>
          <w:b/>
          <w:sz w:val="20"/>
          <w:szCs w:val="20"/>
        </w:rPr>
        <w:t>Producentem</w:t>
      </w:r>
      <w:r w:rsidR="009B2960" w:rsidRPr="009B2960">
        <w:rPr>
          <w:sz w:val="20"/>
          <w:szCs w:val="20"/>
        </w:rPr>
        <w:t>, o następującej treści:</w:t>
      </w:r>
    </w:p>
    <w:p w:rsidR="009B2960" w:rsidRPr="009B2960" w:rsidRDefault="009B2960" w:rsidP="009B2960">
      <w:pPr>
        <w:pStyle w:val="Numeracjaparagrafu"/>
        <w:tabs>
          <w:tab w:val="clear" w:pos="720"/>
          <w:tab w:val="num" w:pos="0"/>
        </w:tabs>
        <w:ind w:left="0" w:firstLine="0"/>
        <w:rPr>
          <w:rFonts w:ascii="Calibri" w:hAnsi="Calibri"/>
          <w:b/>
          <w:sz w:val="20"/>
          <w:szCs w:val="20"/>
        </w:rPr>
      </w:pPr>
    </w:p>
    <w:p w:rsidR="009B2960" w:rsidRPr="009B2960" w:rsidRDefault="009B2960" w:rsidP="009B2960">
      <w:pPr>
        <w:pStyle w:val="Numeracjaparagrafu"/>
        <w:numPr>
          <w:ilvl w:val="0"/>
          <w:numId w:val="0"/>
        </w:numPr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PRZEDMIOT UMOWY</w:t>
      </w:r>
    </w:p>
    <w:p w:rsidR="009B2960" w:rsidRPr="009B2960" w:rsidRDefault="00F86F06">
      <w:pPr>
        <w:spacing w:after="0" w:line="360" w:lineRule="auto"/>
        <w:ind w:left="641"/>
        <w:jc w:val="both"/>
        <w:rPr>
          <w:sz w:val="20"/>
          <w:szCs w:val="20"/>
        </w:rPr>
        <w:pPrChange w:id="103" w:author="Użytkownik systemu Windows" w:date="2017-03-03T13:11:00Z">
          <w:pPr>
            <w:spacing w:line="360" w:lineRule="auto"/>
            <w:ind w:left="641"/>
            <w:jc w:val="both"/>
          </w:pPr>
        </w:pPrChange>
      </w:pPr>
      <w:r>
        <w:rPr>
          <w:b/>
          <w:sz w:val="20"/>
          <w:szCs w:val="20"/>
        </w:rPr>
        <w:t xml:space="preserve">1. </w:t>
      </w:r>
      <w:r w:rsidR="009B2960" w:rsidRPr="009B2960">
        <w:rPr>
          <w:b/>
          <w:sz w:val="20"/>
          <w:szCs w:val="20"/>
        </w:rPr>
        <w:t xml:space="preserve">Producent </w:t>
      </w:r>
      <w:r w:rsidR="009B2960" w:rsidRPr="009B2960">
        <w:rPr>
          <w:sz w:val="20"/>
          <w:szCs w:val="20"/>
        </w:rPr>
        <w:t xml:space="preserve">zobowiązuje się nabywać od </w:t>
      </w:r>
      <w:r w:rsidR="009B2960" w:rsidRPr="009B2960">
        <w:rPr>
          <w:b/>
          <w:sz w:val="20"/>
          <w:szCs w:val="20"/>
        </w:rPr>
        <w:t xml:space="preserve">Spółki </w:t>
      </w:r>
      <w:r w:rsidR="009B2960" w:rsidRPr="009B2960">
        <w:rPr>
          <w:sz w:val="20"/>
          <w:szCs w:val="20"/>
        </w:rPr>
        <w:t>warchlaki każdorazowo wskazane</w:t>
      </w:r>
      <w:r w:rsidR="00E742BF">
        <w:rPr>
          <w:sz w:val="20"/>
          <w:szCs w:val="20"/>
        </w:rPr>
        <w:t xml:space="preserve"> w zamówieniach szczegółowych</w:t>
      </w:r>
      <w:r w:rsidR="008E50A0">
        <w:rPr>
          <w:sz w:val="20"/>
          <w:szCs w:val="20"/>
        </w:rPr>
        <w:t>,</w:t>
      </w:r>
      <w:r w:rsidR="00E742BF">
        <w:rPr>
          <w:sz w:val="20"/>
          <w:szCs w:val="20"/>
        </w:rPr>
        <w:t xml:space="preserve"> na które składają się </w:t>
      </w:r>
      <w:r w:rsidR="009B2960" w:rsidRPr="009B2960">
        <w:rPr>
          <w:sz w:val="20"/>
          <w:szCs w:val="20"/>
        </w:rPr>
        <w:t>dokument</w:t>
      </w:r>
      <w:r w:rsidR="00E742BF">
        <w:rPr>
          <w:sz w:val="20"/>
          <w:szCs w:val="20"/>
        </w:rPr>
        <w:t xml:space="preserve">y </w:t>
      </w:r>
      <w:r w:rsidR="009B2960" w:rsidRPr="009B2960">
        <w:rPr>
          <w:sz w:val="20"/>
          <w:szCs w:val="20"/>
        </w:rPr>
        <w:t>, o któr</w:t>
      </w:r>
      <w:r w:rsidR="00E742BF">
        <w:rPr>
          <w:sz w:val="20"/>
          <w:szCs w:val="20"/>
        </w:rPr>
        <w:t xml:space="preserve">ych mowa w § 3 ust. 1 niniejszej umowy. </w:t>
      </w:r>
    </w:p>
    <w:p w:rsidR="002D5DF5" w:rsidRDefault="00F86F06" w:rsidP="000E2B47">
      <w:pPr>
        <w:pStyle w:val="Akapitzlist"/>
        <w:spacing w:line="360" w:lineRule="auto"/>
        <w:ind w:left="64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2.  </w:t>
      </w:r>
      <w:r w:rsidR="009B2960" w:rsidRPr="00F86F06">
        <w:rPr>
          <w:rFonts w:ascii="Calibri" w:hAnsi="Calibri"/>
          <w:sz w:val="20"/>
          <w:szCs w:val="20"/>
        </w:rPr>
        <w:t xml:space="preserve">Strony ustalają, że </w:t>
      </w:r>
      <w:r w:rsidR="009B2960" w:rsidRPr="00F86F06">
        <w:rPr>
          <w:rFonts w:ascii="Calibri" w:hAnsi="Calibri"/>
          <w:b/>
          <w:sz w:val="20"/>
          <w:szCs w:val="20"/>
        </w:rPr>
        <w:t>Spółce</w:t>
      </w:r>
      <w:r w:rsidR="009B2960" w:rsidRPr="00F86F06">
        <w:rPr>
          <w:rFonts w:ascii="Calibri" w:hAnsi="Calibri"/>
          <w:sz w:val="20"/>
          <w:szCs w:val="20"/>
        </w:rPr>
        <w:t xml:space="preserve"> przysługuje wyłączne prawo zakupu tuczników odchowanych z każdej partii dostarczonych warchlaków</w:t>
      </w:r>
      <w:r>
        <w:rPr>
          <w:rFonts w:ascii="Calibri" w:hAnsi="Calibri"/>
          <w:sz w:val="20"/>
          <w:szCs w:val="20"/>
        </w:rPr>
        <w:t xml:space="preserve"> i strony zobowiązują się do zawarcia odrębnej umowy w tym zakresie określa</w:t>
      </w:r>
      <w:r w:rsidR="002D5DF5">
        <w:rPr>
          <w:rFonts w:ascii="Calibri" w:hAnsi="Calibri"/>
          <w:sz w:val="20"/>
          <w:szCs w:val="20"/>
        </w:rPr>
        <w:t>jącej szczegółowe warunki sprzedaży tuczników</w:t>
      </w:r>
      <w:r>
        <w:rPr>
          <w:rFonts w:ascii="Calibri" w:hAnsi="Calibri"/>
          <w:sz w:val="20"/>
          <w:szCs w:val="20"/>
        </w:rPr>
        <w:t>.</w:t>
      </w:r>
    </w:p>
    <w:p w:rsidR="008E50A0" w:rsidDel="006147FC" w:rsidRDefault="002D5DF5" w:rsidP="000E2B47">
      <w:pPr>
        <w:pStyle w:val="Akapitzlist"/>
        <w:spacing w:line="360" w:lineRule="auto"/>
        <w:ind w:left="641"/>
        <w:jc w:val="both"/>
        <w:rPr>
          <w:del w:id="104" w:author="Użytkownik systemu Windows" w:date="2017-03-03T12:54:00Z"/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3. </w:t>
      </w:r>
      <w:r w:rsidR="00F86F06">
        <w:rPr>
          <w:rFonts w:ascii="Calibri" w:hAnsi="Calibri"/>
          <w:sz w:val="20"/>
          <w:szCs w:val="20"/>
        </w:rPr>
        <w:t xml:space="preserve">W przypadku braku zapłaty </w:t>
      </w:r>
      <w:r>
        <w:rPr>
          <w:rFonts w:ascii="Calibri" w:hAnsi="Calibri"/>
          <w:sz w:val="20"/>
          <w:szCs w:val="20"/>
        </w:rPr>
        <w:t xml:space="preserve">w terminie </w:t>
      </w:r>
      <w:r w:rsidR="00F86F06">
        <w:rPr>
          <w:rFonts w:ascii="Calibri" w:hAnsi="Calibri"/>
          <w:sz w:val="20"/>
          <w:szCs w:val="20"/>
        </w:rPr>
        <w:t>za daną partię dostarczonych warchlaków i jednoczesnego braku za</w:t>
      </w:r>
      <w:r>
        <w:rPr>
          <w:rFonts w:ascii="Calibri" w:hAnsi="Calibri"/>
          <w:sz w:val="20"/>
          <w:szCs w:val="20"/>
        </w:rPr>
        <w:t xml:space="preserve">warcia przez strony umowy, o której mowa w ust. 2 powyżej co do danej partii warchlaków </w:t>
      </w:r>
      <w:r w:rsidR="00F86F06">
        <w:rPr>
          <w:rFonts w:ascii="Calibri" w:hAnsi="Calibri"/>
          <w:sz w:val="20"/>
          <w:szCs w:val="20"/>
        </w:rPr>
        <w:t xml:space="preserve">– </w:t>
      </w:r>
      <w:r w:rsidR="00F86F06" w:rsidRPr="000E2B47">
        <w:rPr>
          <w:rFonts w:ascii="Calibri" w:hAnsi="Calibri"/>
          <w:b/>
          <w:sz w:val="20"/>
          <w:szCs w:val="20"/>
        </w:rPr>
        <w:t>Spółce</w:t>
      </w:r>
      <w:r w:rsidR="00F86F06">
        <w:rPr>
          <w:rFonts w:ascii="Calibri" w:hAnsi="Calibri"/>
          <w:sz w:val="20"/>
          <w:szCs w:val="20"/>
        </w:rPr>
        <w:t xml:space="preserve"> przysługuje </w:t>
      </w:r>
      <w:r w:rsidR="00F86F06" w:rsidRPr="00F86F06">
        <w:rPr>
          <w:rFonts w:ascii="Calibri" w:hAnsi="Calibri"/>
          <w:sz w:val="20"/>
          <w:szCs w:val="20"/>
        </w:rPr>
        <w:t xml:space="preserve">wyłączne prawo zakupu tuczników odchowanych z </w:t>
      </w:r>
      <w:r>
        <w:rPr>
          <w:rFonts w:ascii="Calibri" w:hAnsi="Calibri"/>
          <w:sz w:val="20"/>
          <w:szCs w:val="20"/>
        </w:rPr>
        <w:t>danej</w:t>
      </w:r>
      <w:r w:rsidR="00F86F06" w:rsidRPr="00F86F06">
        <w:rPr>
          <w:rFonts w:ascii="Calibri" w:hAnsi="Calibri"/>
          <w:sz w:val="20"/>
          <w:szCs w:val="20"/>
        </w:rPr>
        <w:t xml:space="preserve"> partii dostarczonych warchlaków</w:t>
      </w:r>
      <w:r w:rsidR="00F86F06">
        <w:rPr>
          <w:rFonts w:ascii="Calibri" w:hAnsi="Calibri"/>
          <w:sz w:val="20"/>
          <w:szCs w:val="20"/>
        </w:rPr>
        <w:t xml:space="preserve"> </w:t>
      </w:r>
      <w:r w:rsidR="008E50A0">
        <w:rPr>
          <w:rFonts w:ascii="Calibri" w:hAnsi="Calibri"/>
          <w:sz w:val="20"/>
          <w:szCs w:val="20"/>
        </w:rPr>
        <w:t>(w tym prawo pierwokupu)</w:t>
      </w:r>
      <w:r w:rsidR="009B2960" w:rsidRPr="00F86F06">
        <w:rPr>
          <w:rFonts w:ascii="Calibri" w:hAnsi="Calibri"/>
          <w:sz w:val="20"/>
          <w:szCs w:val="20"/>
        </w:rPr>
        <w:t xml:space="preserve"> według ceny rynkowej </w:t>
      </w:r>
      <w:r>
        <w:rPr>
          <w:rFonts w:ascii="Calibri" w:hAnsi="Calibri"/>
          <w:sz w:val="20"/>
          <w:szCs w:val="20"/>
        </w:rPr>
        <w:t>na dzień</w:t>
      </w:r>
      <w:r w:rsidR="008E50A0">
        <w:rPr>
          <w:rFonts w:ascii="Calibri" w:hAnsi="Calibri"/>
          <w:sz w:val="20"/>
          <w:szCs w:val="20"/>
        </w:rPr>
        <w:t xml:space="preserve"> sprzedaży tuczników </w:t>
      </w:r>
      <w:r w:rsidR="009B2960" w:rsidRPr="00F86F06">
        <w:rPr>
          <w:rFonts w:ascii="Calibri" w:hAnsi="Calibri"/>
          <w:sz w:val="20"/>
          <w:szCs w:val="20"/>
        </w:rPr>
        <w:t>opartej na cenie bazowej WBC z dnia sprzedaży tuczników</w:t>
      </w:r>
      <w:r w:rsidR="008E50A0">
        <w:rPr>
          <w:rFonts w:ascii="Calibri" w:hAnsi="Calibri"/>
          <w:sz w:val="20"/>
          <w:szCs w:val="20"/>
        </w:rPr>
        <w:t xml:space="preserve">, z zastrzeżeniem, że maksymalna kwota z tytułu obligatoryjnej sprzedaży tuczników będzie pokrywała się z kwotą zaległości </w:t>
      </w:r>
      <w:r w:rsidR="008E50A0" w:rsidRPr="000E2B47">
        <w:rPr>
          <w:rFonts w:ascii="Calibri" w:hAnsi="Calibri"/>
          <w:b/>
          <w:sz w:val="20"/>
          <w:szCs w:val="20"/>
        </w:rPr>
        <w:t>Producenta</w:t>
      </w:r>
      <w:r w:rsidR="008E50A0">
        <w:rPr>
          <w:rFonts w:ascii="Calibri" w:hAnsi="Calibri"/>
          <w:sz w:val="20"/>
          <w:szCs w:val="20"/>
        </w:rPr>
        <w:t xml:space="preserve"> w stosunku do</w:t>
      </w:r>
      <w:r w:rsidR="008E50A0" w:rsidRPr="000E2B47">
        <w:rPr>
          <w:rFonts w:ascii="Calibri" w:hAnsi="Calibri"/>
          <w:b/>
          <w:sz w:val="20"/>
          <w:szCs w:val="20"/>
        </w:rPr>
        <w:t xml:space="preserve"> Spółki</w:t>
      </w:r>
      <w:r w:rsidR="008E50A0">
        <w:rPr>
          <w:rFonts w:ascii="Calibri" w:hAnsi="Calibri"/>
          <w:sz w:val="20"/>
          <w:szCs w:val="20"/>
        </w:rPr>
        <w:t xml:space="preserve"> z jakiegokolwiek tytułu.  </w:t>
      </w:r>
    </w:p>
    <w:p w:rsidR="001F6236" w:rsidRDefault="001F6236" w:rsidP="00F863DD">
      <w:pPr>
        <w:pStyle w:val="Akapitzlist"/>
        <w:spacing w:line="360" w:lineRule="auto"/>
        <w:ind w:left="641"/>
        <w:jc w:val="both"/>
        <w:rPr>
          <w:rFonts w:ascii="Calibri" w:hAnsi="Calibri"/>
          <w:sz w:val="20"/>
          <w:szCs w:val="20"/>
        </w:rPr>
      </w:pPr>
    </w:p>
    <w:p w:rsidR="008E50A0" w:rsidDel="00A06700" w:rsidRDefault="008E50A0">
      <w:pPr>
        <w:spacing w:after="0" w:line="360" w:lineRule="auto"/>
        <w:ind w:left="641"/>
        <w:jc w:val="both"/>
        <w:rPr>
          <w:del w:id="105" w:author="Użytkownik systemu Windows" w:date="2017-03-03T12:54:00Z"/>
          <w:sz w:val="20"/>
          <w:szCs w:val="20"/>
        </w:rPr>
        <w:pPrChange w:id="106" w:author="Użytkownik systemu Windows" w:date="2017-03-03T12:54:00Z">
          <w:pPr>
            <w:ind w:left="360"/>
            <w:jc w:val="both"/>
          </w:pPr>
        </w:pPrChange>
      </w:pPr>
      <w:r>
        <w:rPr>
          <w:sz w:val="20"/>
          <w:szCs w:val="20"/>
        </w:rPr>
        <w:t>4.</w:t>
      </w:r>
      <w:r w:rsidRPr="00972FD7">
        <w:rPr>
          <w:sz w:val="20"/>
          <w:szCs w:val="20"/>
        </w:rPr>
        <w:t xml:space="preserve"> </w:t>
      </w:r>
      <w:r w:rsidRPr="008E50A0">
        <w:rPr>
          <w:sz w:val="20"/>
          <w:szCs w:val="20"/>
        </w:rPr>
        <w:t xml:space="preserve">Rozliczenie za dostarczone przez </w:t>
      </w:r>
      <w:r w:rsidRPr="008E50A0">
        <w:rPr>
          <w:b/>
          <w:sz w:val="20"/>
          <w:szCs w:val="20"/>
        </w:rPr>
        <w:t>Producenta</w:t>
      </w:r>
      <w:r w:rsidRPr="008E50A0">
        <w:rPr>
          <w:sz w:val="20"/>
          <w:szCs w:val="20"/>
        </w:rPr>
        <w:t xml:space="preserve"> tuczniki odbywać się będzie po uboju</w:t>
      </w:r>
      <w:ins w:id="107" w:author="Użytkownik systemu Windows" w:date="2017-03-03T12:50:00Z">
        <w:r w:rsidR="003957B6">
          <w:rPr>
            <w:sz w:val="20"/>
            <w:szCs w:val="20"/>
          </w:rPr>
          <w:t>, według zasad określonych w tabelach „Dodatki i potrącenia za mięsność</w:t>
        </w:r>
      </w:ins>
      <w:ins w:id="108" w:author="Użytkownik systemu Windows" w:date="2017-03-03T12:51:00Z">
        <w:r w:rsidR="003957B6">
          <w:rPr>
            <w:sz w:val="20"/>
            <w:szCs w:val="20"/>
          </w:rPr>
          <w:t xml:space="preserve">” i „Potrącenia za limity </w:t>
        </w:r>
      </w:ins>
      <w:ins w:id="109" w:author="Użytkownik systemu Windows" w:date="2017-03-03T12:53:00Z">
        <w:r w:rsidR="003957B6">
          <w:rPr>
            <w:sz w:val="20"/>
            <w:szCs w:val="20"/>
          </w:rPr>
          <w:t>w</w:t>
        </w:r>
      </w:ins>
      <w:ins w:id="110" w:author="Użytkownik systemu Windows" w:date="2017-03-03T12:51:00Z">
        <w:r w:rsidR="003957B6">
          <w:rPr>
            <w:sz w:val="20"/>
            <w:szCs w:val="20"/>
          </w:rPr>
          <w:t>agowe</w:t>
        </w:r>
      </w:ins>
      <w:ins w:id="111" w:author="Użytkownik systemu Windows" w:date="2017-03-03T12:52:00Z">
        <w:r w:rsidR="003957B6">
          <w:rPr>
            <w:sz w:val="20"/>
            <w:szCs w:val="20"/>
          </w:rPr>
          <w:t>”</w:t>
        </w:r>
      </w:ins>
      <w:r w:rsidRPr="008E50A0">
        <w:rPr>
          <w:sz w:val="20"/>
          <w:szCs w:val="20"/>
        </w:rPr>
        <w:t xml:space="preserve"> </w:t>
      </w:r>
      <w:ins w:id="112" w:author="Użytkownik systemu Windows" w:date="2017-03-03T12:53:00Z">
        <w:r w:rsidR="003957B6">
          <w:rPr>
            <w:sz w:val="20"/>
            <w:szCs w:val="20"/>
          </w:rPr>
          <w:t xml:space="preserve"> i </w:t>
        </w:r>
      </w:ins>
      <w:del w:id="113" w:author="Użytkownik systemu Windows" w:date="2017-03-03T12:53:00Z">
        <w:r w:rsidRPr="008E50A0" w:rsidDel="003957B6">
          <w:rPr>
            <w:sz w:val="20"/>
            <w:szCs w:val="20"/>
          </w:rPr>
          <w:delText xml:space="preserve">w systemie obowiązującym w załączniku nr 2 niniejszej umowy i </w:delText>
        </w:r>
      </w:del>
      <w:r w:rsidRPr="008E50A0">
        <w:rPr>
          <w:sz w:val="20"/>
          <w:szCs w:val="20"/>
        </w:rPr>
        <w:t>akceptowany</w:t>
      </w:r>
      <w:ins w:id="114" w:author="Użytkownik systemu Windows" w:date="2017-03-03T12:53:00Z">
        <w:r w:rsidR="003957B6">
          <w:rPr>
            <w:sz w:val="20"/>
            <w:szCs w:val="20"/>
          </w:rPr>
          <w:t>ch</w:t>
        </w:r>
      </w:ins>
      <w:del w:id="115" w:author="Użytkownik systemu Windows" w:date="2017-03-03T12:53:00Z">
        <w:r w:rsidRPr="008E50A0" w:rsidDel="003957B6">
          <w:rPr>
            <w:sz w:val="20"/>
            <w:szCs w:val="20"/>
          </w:rPr>
          <w:delText>m</w:delText>
        </w:r>
      </w:del>
      <w:r w:rsidRPr="008E50A0">
        <w:rPr>
          <w:sz w:val="20"/>
          <w:szCs w:val="20"/>
        </w:rPr>
        <w:t xml:space="preserve"> przez Strony, ze szczególnym uwzględnieniem obowiązujących limitów:</w:t>
      </w:r>
    </w:p>
    <w:p w:rsidR="009171CB" w:rsidRPr="008E50A0" w:rsidRDefault="009171CB">
      <w:pPr>
        <w:spacing w:line="360" w:lineRule="auto"/>
        <w:ind w:left="641"/>
        <w:jc w:val="both"/>
        <w:rPr>
          <w:sz w:val="20"/>
          <w:szCs w:val="20"/>
        </w:rPr>
        <w:pPrChange w:id="116" w:author="Użytkownik systemu Windows" w:date="2017-03-03T12:54:00Z">
          <w:pPr>
            <w:ind w:left="360"/>
            <w:jc w:val="both"/>
          </w:pPr>
        </w:pPrChange>
      </w:pPr>
    </w:p>
    <w:p w:rsidR="008E50A0" w:rsidRPr="008E50A0" w:rsidRDefault="008E50A0" w:rsidP="008E50A0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  <w:r w:rsidRPr="008E50A0">
        <w:rPr>
          <w:rFonts w:ascii="Calibri" w:hAnsi="Calibri"/>
          <w:sz w:val="20"/>
          <w:szCs w:val="20"/>
        </w:rPr>
        <w:t xml:space="preserve">- wagowe, tj. </w:t>
      </w:r>
      <w:r w:rsidRPr="008E50A0">
        <w:rPr>
          <w:rFonts w:ascii="Calibri" w:hAnsi="Calibri"/>
          <w:b/>
          <w:sz w:val="20"/>
          <w:szCs w:val="20"/>
        </w:rPr>
        <w:t>78,</w:t>
      </w:r>
      <w:ins w:id="117" w:author="AthUser" w:date="2019-02-04T14:33:00Z">
        <w:r w:rsidR="008043CE">
          <w:rPr>
            <w:rFonts w:ascii="Calibri" w:hAnsi="Calibri"/>
            <w:b/>
            <w:sz w:val="20"/>
            <w:szCs w:val="20"/>
          </w:rPr>
          <w:t>0</w:t>
        </w:r>
      </w:ins>
      <w:ins w:id="118" w:author="AthUser" w:date="2019-02-04T15:01:00Z">
        <w:r w:rsidR="001650A8">
          <w:rPr>
            <w:rFonts w:ascii="Calibri" w:hAnsi="Calibri"/>
            <w:b/>
            <w:sz w:val="20"/>
            <w:szCs w:val="20"/>
          </w:rPr>
          <w:t>0</w:t>
        </w:r>
      </w:ins>
      <w:del w:id="119" w:author="AthUser" w:date="2019-02-04T14:33:00Z">
        <w:r w:rsidRPr="008E50A0" w:rsidDel="008043CE">
          <w:rPr>
            <w:rFonts w:ascii="Calibri" w:hAnsi="Calibri"/>
            <w:b/>
            <w:sz w:val="20"/>
            <w:szCs w:val="20"/>
          </w:rPr>
          <w:delText>1</w:delText>
        </w:r>
      </w:del>
      <w:r w:rsidRPr="008E50A0">
        <w:rPr>
          <w:rFonts w:ascii="Calibri" w:hAnsi="Calibri"/>
          <w:b/>
          <w:sz w:val="20"/>
          <w:szCs w:val="20"/>
        </w:rPr>
        <w:t>-1</w:t>
      </w:r>
      <w:ins w:id="120" w:author="Użytkownik systemu Windows" w:date="2018-01-24T13:41:00Z">
        <w:r w:rsidR="00436E74">
          <w:rPr>
            <w:rFonts w:ascii="Calibri" w:hAnsi="Calibri"/>
            <w:b/>
            <w:sz w:val="20"/>
            <w:szCs w:val="20"/>
          </w:rPr>
          <w:t>1</w:t>
        </w:r>
      </w:ins>
      <w:ins w:id="121" w:author="AthUser" w:date="2019-02-04T14:30:00Z">
        <w:r w:rsidR="008043CE">
          <w:rPr>
            <w:rFonts w:ascii="Calibri" w:hAnsi="Calibri"/>
            <w:b/>
            <w:sz w:val="20"/>
            <w:szCs w:val="20"/>
          </w:rPr>
          <w:t>0</w:t>
        </w:r>
      </w:ins>
      <w:ins w:id="122" w:author="Użytkownik systemu Windows" w:date="2018-01-24T13:41:00Z">
        <w:del w:id="123" w:author="AthUser" w:date="2019-02-04T14:30:00Z">
          <w:r w:rsidR="00436E74" w:rsidDel="008043CE">
            <w:rPr>
              <w:rFonts w:ascii="Calibri" w:hAnsi="Calibri"/>
              <w:b/>
              <w:sz w:val="20"/>
              <w:szCs w:val="20"/>
            </w:rPr>
            <w:delText>5</w:delText>
          </w:r>
        </w:del>
      </w:ins>
      <w:del w:id="124" w:author="Użytkownik systemu Windows" w:date="2018-01-24T13:41:00Z">
        <w:r w:rsidRPr="008E50A0" w:rsidDel="00436E74">
          <w:rPr>
            <w:rFonts w:ascii="Calibri" w:hAnsi="Calibri"/>
            <w:b/>
            <w:sz w:val="20"/>
            <w:szCs w:val="20"/>
          </w:rPr>
          <w:delText>06</w:delText>
        </w:r>
      </w:del>
      <w:r w:rsidRPr="008E50A0">
        <w:rPr>
          <w:rFonts w:ascii="Calibri" w:hAnsi="Calibri"/>
          <w:b/>
          <w:sz w:val="20"/>
          <w:szCs w:val="20"/>
        </w:rPr>
        <w:t>,0 kg</w:t>
      </w:r>
      <w:r w:rsidRPr="008E50A0">
        <w:rPr>
          <w:rFonts w:ascii="Calibri" w:hAnsi="Calibri"/>
          <w:sz w:val="20"/>
          <w:szCs w:val="20"/>
        </w:rPr>
        <w:t xml:space="preserve"> wagi poubojowej, </w:t>
      </w:r>
    </w:p>
    <w:p w:rsidR="008E50A0" w:rsidRDefault="008E50A0" w:rsidP="008E50A0">
      <w:pPr>
        <w:pStyle w:val="Akapitzlist"/>
        <w:spacing w:line="276" w:lineRule="auto"/>
        <w:ind w:left="714"/>
        <w:jc w:val="both"/>
        <w:rPr>
          <w:ins w:id="125" w:author="AthUser" w:date="2019-02-04T14:33:00Z"/>
          <w:rFonts w:ascii="Calibri" w:hAnsi="Calibri"/>
          <w:sz w:val="20"/>
          <w:szCs w:val="20"/>
        </w:rPr>
      </w:pPr>
      <w:r w:rsidRPr="008E50A0">
        <w:rPr>
          <w:rFonts w:ascii="Calibri" w:hAnsi="Calibri"/>
          <w:sz w:val="20"/>
          <w:szCs w:val="20"/>
        </w:rPr>
        <w:t xml:space="preserve">- wydajnościowe, tj. </w:t>
      </w:r>
      <w:r w:rsidRPr="008E50A0">
        <w:rPr>
          <w:rFonts w:ascii="Calibri" w:hAnsi="Calibri"/>
          <w:b/>
          <w:sz w:val="20"/>
          <w:szCs w:val="20"/>
        </w:rPr>
        <w:t>5</w:t>
      </w:r>
      <w:ins w:id="126" w:author="AthUser" w:date="2019-02-04T14:33:00Z">
        <w:r w:rsidR="008043CE">
          <w:rPr>
            <w:rFonts w:ascii="Calibri" w:hAnsi="Calibri"/>
            <w:b/>
            <w:sz w:val="20"/>
            <w:szCs w:val="20"/>
          </w:rPr>
          <w:t>7,0</w:t>
        </w:r>
      </w:ins>
      <w:del w:id="127" w:author="AthUser" w:date="2019-02-04T14:33:00Z">
        <w:r w:rsidRPr="008E50A0" w:rsidDel="008043CE">
          <w:rPr>
            <w:rFonts w:ascii="Calibri" w:hAnsi="Calibri"/>
            <w:b/>
            <w:sz w:val="20"/>
            <w:szCs w:val="20"/>
          </w:rPr>
          <w:delText>6,1</w:delText>
        </w:r>
      </w:del>
      <w:r w:rsidRPr="008E50A0">
        <w:rPr>
          <w:rFonts w:ascii="Calibri" w:hAnsi="Calibri"/>
          <w:b/>
          <w:sz w:val="20"/>
          <w:szCs w:val="20"/>
        </w:rPr>
        <w:t>-57,</w:t>
      </w:r>
      <w:ins w:id="128" w:author="AthUser" w:date="2019-02-04T14:33:00Z">
        <w:r w:rsidR="008043CE">
          <w:rPr>
            <w:rFonts w:ascii="Calibri" w:hAnsi="Calibri"/>
            <w:b/>
            <w:sz w:val="20"/>
            <w:szCs w:val="20"/>
          </w:rPr>
          <w:t>9</w:t>
        </w:r>
      </w:ins>
      <w:del w:id="129" w:author="AthUser" w:date="2019-02-04T14:33:00Z">
        <w:r w:rsidRPr="008E50A0" w:rsidDel="008043CE">
          <w:rPr>
            <w:rFonts w:ascii="Calibri" w:hAnsi="Calibri"/>
            <w:b/>
            <w:sz w:val="20"/>
            <w:szCs w:val="20"/>
          </w:rPr>
          <w:delText>0</w:delText>
        </w:r>
      </w:del>
      <w:r w:rsidRPr="008E50A0">
        <w:rPr>
          <w:rFonts w:ascii="Calibri" w:hAnsi="Calibri"/>
          <w:b/>
          <w:sz w:val="20"/>
          <w:szCs w:val="20"/>
        </w:rPr>
        <w:t xml:space="preserve"> %</w:t>
      </w:r>
      <w:r w:rsidRPr="008E50A0">
        <w:rPr>
          <w:rFonts w:ascii="Calibri" w:hAnsi="Calibri"/>
          <w:sz w:val="20"/>
          <w:szCs w:val="20"/>
        </w:rPr>
        <w:t xml:space="preserve"> mięsności tusz wieprzowych.</w:t>
      </w:r>
    </w:p>
    <w:p w:rsidR="008043CE" w:rsidRDefault="008043CE" w:rsidP="008E50A0">
      <w:pPr>
        <w:pStyle w:val="Akapitzlist"/>
        <w:spacing w:line="276" w:lineRule="auto"/>
        <w:ind w:left="714"/>
        <w:jc w:val="both"/>
        <w:rPr>
          <w:ins w:id="130" w:author="AthUser" w:date="2019-02-04T14:33:00Z"/>
          <w:rFonts w:ascii="Calibri" w:hAnsi="Calibri"/>
          <w:sz w:val="20"/>
          <w:szCs w:val="20"/>
        </w:rPr>
      </w:pPr>
    </w:p>
    <w:p w:rsidR="008043CE" w:rsidRDefault="008043CE" w:rsidP="008E50A0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</w:p>
    <w:p w:rsidR="00DB0DDD" w:rsidDel="00C54DBA" w:rsidRDefault="00DB0DDD" w:rsidP="008E50A0">
      <w:pPr>
        <w:pStyle w:val="Akapitzlist"/>
        <w:spacing w:line="276" w:lineRule="auto"/>
        <w:ind w:left="714"/>
        <w:jc w:val="both"/>
        <w:rPr>
          <w:del w:id="131" w:author="Użytkownik systemu Windows" w:date="2017-03-03T13:26:00Z"/>
          <w:rFonts w:ascii="Calibri" w:hAnsi="Calibri"/>
          <w:sz w:val="20"/>
          <w:szCs w:val="20"/>
        </w:rPr>
      </w:pPr>
    </w:p>
    <w:p w:rsidR="003B4A7A" w:rsidRPr="008E50A0" w:rsidDel="00F528D9" w:rsidRDefault="003B4A7A" w:rsidP="008E50A0">
      <w:pPr>
        <w:pStyle w:val="Akapitzlist"/>
        <w:spacing w:line="276" w:lineRule="auto"/>
        <w:ind w:left="714"/>
        <w:jc w:val="both"/>
        <w:rPr>
          <w:del w:id="132" w:author="Użytkownik systemu Windows" w:date="2017-03-03T12:55:00Z"/>
          <w:rFonts w:ascii="Calibri" w:hAnsi="Calibri"/>
          <w:sz w:val="20"/>
          <w:szCs w:val="20"/>
        </w:rPr>
      </w:pPr>
    </w:p>
    <w:p w:rsidR="008E50A0" w:rsidDel="00F528D9" w:rsidRDefault="008E50A0">
      <w:pPr>
        <w:pStyle w:val="Akapitzlist"/>
        <w:spacing w:line="276" w:lineRule="auto"/>
        <w:ind w:left="0"/>
        <w:jc w:val="both"/>
        <w:rPr>
          <w:del w:id="133" w:author="Użytkownik systemu Windows" w:date="2017-03-03T12:55:00Z"/>
          <w:rFonts w:ascii="Calibri" w:hAnsi="Calibri"/>
          <w:sz w:val="20"/>
          <w:szCs w:val="20"/>
        </w:rPr>
        <w:pPrChange w:id="134" w:author="Użytkownik systemu Windows" w:date="2017-03-03T12:55:00Z">
          <w:pPr>
            <w:pStyle w:val="Akapitzlist"/>
            <w:spacing w:line="276" w:lineRule="auto"/>
            <w:ind w:left="714"/>
            <w:jc w:val="both"/>
          </w:pPr>
        </w:pPrChange>
      </w:pPr>
      <w:del w:id="135" w:author="Użytkownik systemu Windows" w:date="2017-03-03T12:55:00Z">
        <w:r w:rsidRPr="008E50A0" w:rsidDel="00F528D9">
          <w:rPr>
            <w:rFonts w:ascii="Calibri" w:hAnsi="Calibri"/>
            <w:sz w:val="20"/>
            <w:szCs w:val="20"/>
          </w:rPr>
          <w:delText xml:space="preserve">W przypadku niespełnienia lub przekroczenia powyższych norm bazowych w rozliczeniu z </w:delText>
        </w:r>
        <w:r w:rsidRPr="008E50A0" w:rsidDel="00F528D9">
          <w:rPr>
            <w:rFonts w:ascii="Calibri" w:hAnsi="Calibri"/>
            <w:b/>
            <w:sz w:val="20"/>
            <w:szCs w:val="20"/>
          </w:rPr>
          <w:delText>Producentem</w:delText>
        </w:r>
        <w:r w:rsidRPr="008E50A0" w:rsidDel="00F528D9">
          <w:rPr>
            <w:rFonts w:ascii="Calibri" w:hAnsi="Calibri"/>
            <w:sz w:val="20"/>
            <w:szCs w:val="20"/>
          </w:rPr>
          <w:delText xml:space="preserve"> zostaną uwzględnione potrącenia lub dodatki cenowe według zasad określonych w </w:delText>
        </w:r>
        <w:r w:rsidRPr="008E50A0" w:rsidDel="00F528D9">
          <w:rPr>
            <w:rFonts w:ascii="Calibri" w:hAnsi="Calibri"/>
            <w:b/>
            <w:i/>
            <w:sz w:val="20"/>
            <w:szCs w:val="20"/>
          </w:rPr>
          <w:delText>Załączniku nr 2</w:delText>
        </w:r>
        <w:r w:rsidRPr="008E50A0" w:rsidDel="00F528D9">
          <w:rPr>
            <w:rFonts w:ascii="Calibri" w:hAnsi="Calibri"/>
            <w:sz w:val="20"/>
            <w:szCs w:val="20"/>
          </w:rPr>
          <w:delText xml:space="preserve"> tj. w tabelach „Potrącenia za limity wagowe” i/lub „Do</w:delText>
        </w:r>
        <w:r w:rsidDel="00F528D9">
          <w:rPr>
            <w:rFonts w:ascii="Calibri" w:hAnsi="Calibri"/>
            <w:sz w:val="20"/>
            <w:szCs w:val="20"/>
          </w:rPr>
          <w:delText>datki i potrącenia za mięsność”</w:delText>
        </w:r>
        <w:r w:rsidR="009171CB" w:rsidDel="00F528D9">
          <w:rPr>
            <w:rFonts w:ascii="Calibri" w:hAnsi="Calibri"/>
            <w:sz w:val="20"/>
            <w:szCs w:val="20"/>
          </w:rPr>
          <w:delText>.</w:delText>
        </w:r>
      </w:del>
    </w:p>
    <w:p w:rsidR="009171CB" w:rsidRDefault="009171CB">
      <w:pPr>
        <w:pStyle w:val="Akapitzlist"/>
        <w:spacing w:line="360" w:lineRule="auto"/>
        <w:ind w:left="0"/>
        <w:jc w:val="both"/>
        <w:rPr>
          <w:rFonts w:ascii="Calibri" w:hAnsi="Calibri"/>
          <w:sz w:val="20"/>
          <w:szCs w:val="20"/>
        </w:rPr>
        <w:pPrChange w:id="136" w:author="Użytkownik systemu Windows" w:date="2017-03-03T12:55:00Z">
          <w:pPr>
            <w:pStyle w:val="Akapitzlist"/>
            <w:spacing w:line="276" w:lineRule="auto"/>
            <w:ind w:left="714"/>
            <w:jc w:val="both"/>
          </w:pPr>
        </w:pPrChange>
      </w:pPr>
    </w:p>
    <w:p w:rsidR="008E50A0" w:rsidRDefault="008E50A0">
      <w:pPr>
        <w:pStyle w:val="Akapitzlist"/>
        <w:spacing w:line="360" w:lineRule="auto"/>
        <w:ind w:left="714" w:hanging="288"/>
        <w:jc w:val="both"/>
        <w:rPr>
          <w:rFonts w:ascii="Calibri" w:hAnsi="Calibri"/>
          <w:sz w:val="20"/>
          <w:szCs w:val="20"/>
        </w:rPr>
        <w:pPrChange w:id="137" w:author="Użytkownik systemu Windows" w:date="2017-03-03T12:55:00Z">
          <w:pPr>
            <w:pStyle w:val="Akapitzlist"/>
            <w:spacing w:line="276" w:lineRule="auto"/>
            <w:ind w:left="714" w:hanging="288"/>
            <w:jc w:val="both"/>
          </w:pPr>
        </w:pPrChange>
      </w:pPr>
      <w:r>
        <w:rPr>
          <w:rFonts w:ascii="Calibri" w:hAnsi="Calibri"/>
          <w:sz w:val="20"/>
          <w:szCs w:val="20"/>
        </w:rPr>
        <w:t xml:space="preserve">5. </w:t>
      </w:r>
      <w:r w:rsidRPr="008E50A0">
        <w:rPr>
          <w:rFonts w:ascii="Calibri" w:hAnsi="Calibri"/>
          <w:b/>
          <w:sz w:val="20"/>
          <w:szCs w:val="20"/>
        </w:rPr>
        <w:t>Spółka</w:t>
      </w:r>
      <w:r w:rsidRPr="008E50A0">
        <w:rPr>
          <w:rFonts w:ascii="Calibri" w:hAnsi="Calibri"/>
          <w:sz w:val="20"/>
          <w:szCs w:val="20"/>
        </w:rPr>
        <w:t xml:space="preserve"> zobowiązuje się do rozliczenia każdej zakupionej partii tuczników w przeciągu 3 (słownie: trzech) dni roboczych następujących po dniu uboju. </w:t>
      </w:r>
    </w:p>
    <w:p w:rsidR="008E50A0" w:rsidRPr="008E50A0" w:rsidRDefault="008E50A0">
      <w:pPr>
        <w:pStyle w:val="Akapitzlist"/>
        <w:spacing w:line="360" w:lineRule="auto"/>
        <w:ind w:left="714" w:hanging="288"/>
        <w:jc w:val="both"/>
        <w:rPr>
          <w:rFonts w:ascii="Calibri" w:hAnsi="Calibri"/>
          <w:sz w:val="20"/>
          <w:szCs w:val="20"/>
        </w:rPr>
        <w:pPrChange w:id="138" w:author="Użytkownik systemu Windows" w:date="2017-03-03T12:55:00Z">
          <w:pPr>
            <w:pStyle w:val="Akapitzlist"/>
            <w:spacing w:line="276" w:lineRule="auto"/>
            <w:ind w:left="714" w:hanging="288"/>
            <w:jc w:val="both"/>
          </w:pPr>
        </w:pPrChange>
      </w:pPr>
      <w:r>
        <w:rPr>
          <w:rFonts w:ascii="Calibri" w:hAnsi="Calibri"/>
          <w:sz w:val="20"/>
          <w:szCs w:val="20"/>
        </w:rPr>
        <w:t xml:space="preserve">6. </w:t>
      </w:r>
      <w:r w:rsidRPr="008E50A0">
        <w:rPr>
          <w:rFonts w:ascii="Calibri" w:hAnsi="Calibri"/>
          <w:sz w:val="20"/>
          <w:szCs w:val="20"/>
        </w:rPr>
        <w:t xml:space="preserve">Po dokonaniu rozliczenia </w:t>
      </w:r>
      <w:r w:rsidRPr="008E50A0">
        <w:rPr>
          <w:rFonts w:ascii="Calibri" w:hAnsi="Calibri"/>
          <w:b/>
          <w:sz w:val="20"/>
          <w:szCs w:val="20"/>
        </w:rPr>
        <w:t>Spółka</w:t>
      </w:r>
      <w:r w:rsidRPr="008E50A0">
        <w:rPr>
          <w:rFonts w:ascii="Calibri" w:hAnsi="Calibri"/>
          <w:sz w:val="20"/>
          <w:szCs w:val="20"/>
        </w:rPr>
        <w:t xml:space="preserve"> wystawi i prześle drogą elektroniczną dokument rozliczeniowy dla </w:t>
      </w:r>
      <w:r w:rsidRPr="008E50A0">
        <w:rPr>
          <w:rFonts w:ascii="Calibri" w:hAnsi="Calibri"/>
          <w:b/>
          <w:sz w:val="20"/>
          <w:szCs w:val="20"/>
        </w:rPr>
        <w:t>Producenta</w:t>
      </w:r>
      <w:r w:rsidRPr="008E50A0">
        <w:rPr>
          <w:rFonts w:ascii="Calibri" w:hAnsi="Calibri"/>
          <w:sz w:val="20"/>
          <w:szCs w:val="20"/>
        </w:rPr>
        <w:t xml:space="preserve">, który z kolei na jego podstawie wystawi fakturę VAT obciążającą </w:t>
      </w:r>
      <w:r w:rsidRPr="000E2B47">
        <w:rPr>
          <w:rFonts w:ascii="Calibri" w:hAnsi="Calibri"/>
          <w:b/>
          <w:sz w:val="20"/>
          <w:szCs w:val="20"/>
        </w:rPr>
        <w:t>Spółkę</w:t>
      </w:r>
      <w:r w:rsidRPr="008E50A0">
        <w:rPr>
          <w:rFonts w:ascii="Calibri" w:hAnsi="Calibri"/>
          <w:sz w:val="20"/>
          <w:szCs w:val="20"/>
        </w:rPr>
        <w:t>.</w:t>
      </w:r>
    </w:p>
    <w:p w:rsidR="009B2960" w:rsidRPr="009B2960" w:rsidRDefault="009B2960" w:rsidP="003B4A7A">
      <w:pPr>
        <w:pStyle w:val="Akapitzlist"/>
        <w:spacing w:line="360" w:lineRule="auto"/>
        <w:ind w:left="641"/>
        <w:jc w:val="both"/>
        <w:rPr>
          <w:rFonts w:ascii="Calibri" w:hAnsi="Calibri"/>
          <w:sz w:val="20"/>
          <w:szCs w:val="20"/>
        </w:rPr>
      </w:pPr>
    </w:p>
    <w:p w:rsidR="009B2960" w:rsidRPr="009B2960" w:rsidRDefault="009B2960" w:rsidP="009B2960">
      <w:pPr>
        <w:pStyle w:val="Akapitzlist"/>
        <w:ind w:left="357"/>
        <w:jc w:val="center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§ 2.</w:t>
      </w:r>
    </w:p>
    <w:p w:rsidR="009B2960" w:rsidRPr="009B2960" w:rsidRDefault="009B2960" w:rsidP="008E50A0">
      <w:pPr>
        <w:pStyle w:val="Akapitzlist"/>
        <w:ind w:left="357"/>
        <w:jc w:val="center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OBOWIĄZKI PRODUCENTA</w:t>
      </w:r>
    </w:p>
    <w:p w:rsidR="009B2960" w:rsidRPr="009B2960" w:rsidRDefault="009B2960" w:rsidP="000E2B47">
      <w:pPr>
        <w:pStyle w:val="Akapitzlist"/>
        <w:ind w:left="357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  </w:t>
      </w:r>
    </w:p>
    <w:p w:rsidR="009B2960" w:rsidRPr="009B2960" w:rsidRDefault="009B2960" w:rsidP="000E2B47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Po</w:t>
      </w:r>
      <w:r w:rsidR="008D5A7F">
        <w:rPr>
          <w:rFonts w:ascii="Calibri" w:hAnsi="Calibri"/>
          <w:sz w:val="20"/>
          <w:szCs w:val="20"/>
        </w:rPr>
        <w:t xml:space="preserve"> odbiorze</w:t>
      </w:r>
      <w:r w:rsidRPr="009B2960">
        <w:rPr>
          <w:rFonts w:ascii="Calibri" w:hAnsi="Calibri"/>
          <w:sz w:val="20"/>
          <w:szCs w:val="20"/>
        </w:rPr>
        <w:t xml:space="preserve"> warchlaków </w:t>
      </w:r>
      <w:r w:rsidRPr="009B2960">
        <w:rPr>
          <w:rFonts w:ascii="Calibri" w:hAnsi="Calibri"/>
          <w:b/>
          <w:sz w:val="20"/>
          <w:szCs w:val="20"/>
        </w:rPr>
        <w:t>Producent</w:t>
      </w:r>
      <w:r w:rsidR="008D5A7F">
        <w:rPr>
          <w:rFonts w:ascii="Calibri" w:hAnsi="Calibri"/>
          <w:b/>
          <w:sz w:val="20"/>
          <w:szCs w:val="20"/>
        </w:rPr>
        <w:t xml:space="preserve"> </w:t>
      </w:r>
      <w:r w:rsidRPr="009B2960">
        <w:rPr>
          <w:rFonts w:ascii="Calibri" w:hAnsi="Calibri"/>
          <w:sz w:val="20"/>
          <w:szCs w:val="20"/>
        </w:rPr>
        <w:t xml:space="preserve">zobowiązuje się do stosowania </w:t>
      </w:r>
      <w:r w:rsidR="00E742BF">
        <w:rPr>
          <w:rFonts w:ascii="Calibri" w:hAnsi="Calibri"/>
          <w:sz w:val="20"/>
          <w:szCs w:val="20"/>
        </w:rPr>
        <w:t xml:space="preserve">w stosunku do dostarczonych warchlaków </w:t>
      </w:r>
      <w:r w:rsidRPr="009B2960">
        <w:rPr>
          <w:rFonts w:ascii="Calibri" w:hAnsi="Calibri"/>
          <w:sz w:val="20"/>
          <w:szCs w:val="20"/>
        </w:rPr>
        <w:t>odpowiedniej profilaktyki weterynaryjnej.</w:t>
      </w:r>
    </w:p>
    <w:p w:rsidR="009B2960" w:rsidRDefault="00E742BF" w:rsidP="000E2B47">
      <w:pPr>
        <w:pStyle w:val="Akapitzlist"/>
        <w:spacing w:line="360" w:lineRule="auto"/>
        <w:ind w:hanging="436"/>
        <w:jc w:val="both"/>
        <w:rPr>
          <w:rFonts w:ascii="Calibri" w:hAnsi="Calibri"/>
          <w:sz w:val="20"/>
          <w:szCs w:val="20"/>
        </w:rPr>
      </w:pPr>
      <w:r w:rsidRPr="00B618C0">
        <w:rPr>
          <w:rFonts w:ascii="Calibri" w:hAnsi="Calibri"/>
          <w:sz w:val="20"/>
          <w:szCs w:val="20"/>
          <w:rPrChange w:id="139" w:author="Użytkownik systemu Windows" w:date="2017-03-03T12:55:00Z">
            <w:rPr>
              <w:rFonts w:ascii="Calibri" w:hAnsi="Calibri"/>
              <w:b/>
              <w:sz w:val="20"/>
              <w:szCs w:val="20"/>
            </w:rPr>
          </w:rPrChange>
        </w:rPr>
        <w:t>2</w:t>
      </w:r>
      <w:r w:rsidR="009B2960" w:rsidRPr="00B618C0">
        <w:rPr>
          <w:rFonts w:ascii="Calibri" w:hAnsi="Calibri"/>
          <w:sz w:val="20"/>
          <w:szCs w:val="20"/>
          <w:rPrChange w:id="140" w:author="Użytkownik systemu Windows" w:date="2017-03-03T12:55:00Z">
            <w:rPr>
              <w:rFonts w:ascii="Calibri" w:hAnsi="Calibri"/>
              <w:b/>
              <w:sz w:val="20"/>
              <w:szCs w:val="20"/>
            </w:rPr>
          </w:rPrChange>
        </w:rPr>
        <w:t>.</w:t>
      </w:r>
      <w:r w:rsidR="009B2960" w:rsidRPr="009B2960">
        <w:rPr>
          <w:rFonts w:ascii="Calibri" w:hAnsi="Calibri"/>
          <w:b/>
          <w:sz w:val="20"/>
          <w:szCs w:val="20"/>
        </w:rPr>
        <w:t xml:space="preserve"> </w:t>
      </w:r>
      <w:ins w:id="141" w:author="Użytkownik systemu Windows" w:date="2017-03-03T12:55:00Z">
        <w:r w:rsidR="00B618C0">
          <w:rPr>
            <w:rFonts w:ascii="Calibri" w:hAnsi="Calibri"/>
            <w:b/>
            <w:sz w:val="20"/>
            <w:szCs w:val="20"/>
          </w:rPr>
          <w:tab/>
        </w:r>
      </w:ins>
      <w:r w:rsidR="009B2960" w:rsidRPr="009B2960">
        <w:rPr>
          <w:rFonts w:ascii="Calibri" w:hAnsi="Calibri"/>
          <w:b/>
          <w:sz w:val="20"/>
          <w:szCs w:val="20"/>
        </w:rPr>
        <w:t xml:space="preserve">Producent </w:t>
      </w:r>
      <w:r w:rsidR="009B2960" w:rsidRPr="009B2960">
        <w:rPr>
          <w:rFonts w:ascii="Calibri" w:hAnsi="Calibri"/>
          <w:sz w:val="20"/>
          <w:szCs w:val="20"/>
        </w:rPr>
        <w:t>w okresie tuczu</w:t>
      </w:r>
      <w:r>
        <w:rPr>
          <w:rFonts w:ascii="Calibri" w:hAnsi="Calibri"/>
          <w:sz w:val="20"/>
          <w:szCs w:val="20"/>
        </w:rPr>
        <w:t xml:space="preserve"> </w:t>
      </w:r>
      <w:r w:rsidR="009B2960" w:rsidRPr="009B2960">
        <w:rPr>
          <w:rFonts w:ascii="Calibri" w:hAnsi="Calibri"/>
          <w:sz w:val="20"/>
          <w:szCs w:val="20"/>
        </w:rPr>
        <w:t xml:space="preserve">nie może trzody stanowiącej przedmiot niniejszej umowy sprzedać (lub rozporządzić pod jakimkolwiek tytułem) innym podmiotom niż </w:t>
      </w:r>
      <w:r w:rsidR="009B2960" w:rsidRPr="009B2960">
        <w:rPr>
          <w:rFonts w:ascii="Calibri" w:hAnsi="Calibri"/>
          <w:b/>
          <w:sz w:val="20"/>
          <w:szCs w:val="20"/>
        </w:rPr>
        <w:t>Spółka</w:t>
      </w:r>
      <w:r w:rsidR="009B2960" w:rsidRPr="009B2960">
        <w:rPr>
          <w:rFonts w:ascii="Calibri" w:hAnsi="Calibri"/>
          <w:sz w:val="20"/>
          <w:szCs w:val="20"/>
        </w:rPr>
        <w:t>, przeznaczyć ich na rzeź, przetransportować poza miejsce tuczu</w:t>
      </w:r>
      <w:r>
        <w:rPr>
          <w:rFonts w:ascii="Calibri" w:hAnsi="Calibri"/>
          <w:sz w:val="20"/>
          <w:szCs w:val="20"/>
        </w:rPr>
        <w:t xml:space="preserve"> (dostawy)</w:t>
      </w:r>
      <w:r w:rsidR="009B2960" w:rsidRPr="009B2960">
        <w:rPr>
          <w:rFonts w:ascii="Calibri" w:hAnsi="Calibri"/>
          <w:sz w:val="20"/>
          <w:szCs w:val="20"/>
        </w:rPr>
        <w:t>.</w:t>
      </w:r>
    </w:p>
    <w:p w:rsidR="008E50A0" w:rsidRPr="005D017E" w:rsidDel="00335A3B" w:rsidRDefault="005D017E" w:rsidP="000E2B47">
      <w:pPr>
        <w:pStyle w:val="Akapitzlist"/>
        <w:spacing w:line="360" w:lineRule="auto"/>
        <w:ind w:hanging="436"/>
        <w:jc w:val="both"/>
        <w:rPr>
          <w:del w:id="142" w:author="Użytkownik systemu Windows" w:date="2017-03-03T12:57:00Z"/>
          <w:rFonts w:ascii="Calibri" w:hAnsi="Calibri"/>
          <w:sz w:val="20"/>
          <w:szCs w:val="20"/>
        </w:rPr>
      </w:pPr>
      <w:r w:rsidRPr="00B618C0">
        <w:rPr>
          <w:sz w:val="20"/>
          <w:szCs w:val="20"/>
          <w:rPrChange w:id="143" w:author="Użytkownik systemu Windows" w:date="2017-03-03T12:55:00Z">
            <w:rPr>
              <w:b/>
              <w:sz w:val="20"/>
              <w:szCs w:val="20"/>
            </w:rPr>
          </w:rPrChange>
        </w:rPr>
        <w:t>3.</w:t>
      </w:r>
      <w:r>
        <w:rPr>
          <w:rFonts w:ascii="Calibri" w:hAnsi="Calibri"/>
          <w:b/>
          <w:sz w:val="20"/>
          <w:szCs w:val="20"/>
        </w:rPr>
        <w:t xml:space="preserve"> </w:t>
      </w:r>
      <w:ins w:id="144" w:author="Użytkownik systemu Windows" w:date="2017-03-03T12:55:00Z">
        <w:r w:rsidR="00B618C0">
          <w:rPr>
            <w:rFonts w:ascii="Calibri" w:hAnsi="Calibri"/>
            <w:b/>
            <w:sz w:val="20"/>
            <w:szCs w:val="20"/>
          </w:rPr>
          <w:tab/>
        </w:r>
      </w:ins>
      <w:r>
        <w:rPr>
          <w:rFonts w:ascii="Calibri" w:hAnsi="Calibri"/>
          <w:b/>
          <w:sz w:val="20"/>
          <w:szCs w:val="20"/>
        </w:rPr>
        <w:t>Producent</w:t>
      </w:r>
      <w:r w:rsidRPr="000E2B47">
        <w:rPr>
          <w:rFonts w:ascii="Calibri" w:hAnsi="Calibri"/>
          <w:sz w:val="20"/>
          <w:szCs w:val="20"/>
        </w:rPr>
        <w:t xml:space="preserve"> do czasu przejścia na niego własności warchlaków (zapłaty całego wynagrodzenia określonego w fakturze VAT) ma obowiązek umożliwienia przedstawicielom </w:t>
      </w:r>
      <w:r w:rsidRPr="005D017E">
        <w:rPr>
          <w:rFonts w:ascii="Calibri" w:hAnsi="Calibri"/>
          <w:b/>
          <w:sz w:val="20"/>
          <w:szCs w:val="20"/>
        </w:rPr>
        <w:t>Spółki</w:t>
      </w:r>
      <w:r w:rsidRPr="000E2B47">
        <w:rPr>
          <w:rFonts w:ascii="Calibri" w:hAnsi="Calibri"/>
          <w:sz w:val="20"/>
          <w:szCs w:val="20"/>
        </w:rPr>
        <w:t xml:space="preserve"> do skontrolowania przedmiotu umowy tj. wpuszczenia do chlewni, gdzie znajdują się warchlaki stanowiące własność </w:t>
      </w:r>
      <w:r w:rsidRPr="005D017E">
        <w:rPr>
          <w:rFonts w:ascii="Calibri" w:hAnsi="Calibri"/>
          <w:b/>
          <w:sz w:val="20"/>
          <w:szCs w:val="20"/>
        </w:rPr>
        <w:t>Spółki.</w:t>
      </w:r>
    </w:p>
    <w:p w:rsidR="00E742BF" w:rsidRPr="000E2B47" w:rsidRDefault="00E742BF" w:rsidP="00F863DD">
      <w:pPr>
        <w:pStyle w:val="Akapitzlist"/>
        <w:spacing w:line="360" w:lineRule="auto"/>
        <w:ind w:hanging="436"/>
        <w:jc w:val="both"/>
      </w:pPr>
    </w:p>
    <w:p w:rsidR="009B2960" w:rsidRPr="009B2960" w:rsidRDefault="009B2960" w:rsidP="009B2960">
      <w:pPr>
        <w:pStyle w:val="Numeracjaparagrafu"/>
        <w:numPr>
          <w:ilvl w:val="0"/>
          <w:numId w:val="0"/>
        </w:numPr>
        <w:ind w:left="360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§ 3.</w:t>
      </w:r>
    </w:p>
    <w:p w:rsidR="00E742BF" w:rsidRPr="00231FF1" w:rsidRDefault="00E742BF">
      <w:pPr>
        <w:pStyle w:val="Numeracjaparagrafu"/>
        <w:numPr>
          <w:ilvl w:val="0"/>
          <w:numId w:val="0"/>
        </w:numPr>
        <w:ind w:left="360"/>
        <w:pPrChange w:id="145" w:author="Użytkownik systemu Windows" w:date="2017-03-03T12:57:00Z">
          <w:pPr>
            <w:pStyle w:val="Numeracjaparagrafu"/>
            <w:numPr>
              <w:numId w:val="0"/>
            </w:numPr>
            <w:tabs>
              <w:tab w:val="clear" w:pos="720"/>
            </w:tabs>
            <w:spacing w:line="276" w:lineRule="auto"/>
            <w:ind w:left="360" w:firstLine="0"/>
          </w:pPr>
        </w:pPrChange>
      </w:pPr>
      <w:r w:rsidRPr="00E742BF">
        <w:rPr>
          <w:rFonts w:ascii="Calibri" w:hAnsi="Calibri"/>
          <w:b/>
          <w:sz w:val="20"/>
          <w:szCs w:val="20"/>
        </w:rPr>
        <w:t>WARUNKI PŁATNOŚCI ZA WARCHLAKI I ZASTRZEŻ</w:t>
      </w:r>
      <w:r w:rsidR="001F6236">
        <w:rPr>
          <w:rFonts w:ascii="Calibri" w:hAnsi="Calibri"/>
          <w:b/>
          <w:sz w:val="20"/>
          <w:szCs w:val="20"/>
        </w:rPr>
        <w:t>E</w:t>
      </w:r>
      <w:r w:rsidRPr="00E742BF">
        <w:rPr>
          <w:rFonts w:ascii="Calibri" w:hAnsi="Calibri"/>
          <w:b/>
          <w:sz w:val="20"/>
          <w:szCs w:val="20"/>
        </w:rPr>
        <w:t xml:space="preserve">NIE WŁASNOŚCI TOWARU </w:t>
      </w:r>
    </w:p>
    <w:p w:rsidR="00E742BF" w:rsidRPr="00E742BF" w:rsidRDefault="00E742BF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Calibri" w:hAnsi="Calibri"/>
          <w:sz w:val="20"/>
          <w:szCs w:val="20"/>
        </w:rPr>
        <w:pPrChange w:id="146" w:author="Użytkownik systemu Windows" w:date="2017-03-03T12:56:00Z">
          <w:pPr>
            <w:pStyle w:val="Akapitzlist"/>
            <w:numPr>
              <w:numId w:val="5"/>
            </w:numPr>
            <w:spacing w:line="276" w:lineRule="auto"/>
            <w:ind w:hanging="360"/>
            <w:jc w:val="both"/>
          </w:pPr>
        </w:pPrChange>
      </w:pPr>
      <w:r w:rsidRPr="00E742BF">
        <w:rPr>
          <w:rFonts w:ascii="Calibri" w:hAnsi="Calibri"/>
          <w:sz w:val="20"/>
          <w:szCs w:val="20"/>
        </w:rPr>
        <w:t>Strony zgo</w:t>
      </w:r>
      <w:r>
        <w:rPr>
          <w:rFonts w:ascii="Calibri" w:hAnsi="Calibri"/>
          <w:sz w:val="20"/>
          <w:szCs w:val="20"/>
        </w:rPr>
        <w:t>d</w:t>
      </w:r>
      <w:r w:rsidRPr="00E742BF">
        <w:rPr>
          <w:rFonts w:ascii="Calibri" w:hAnsi="Calibri"/>
          <w:sz w:val="20"/>
          <w:szCs w:val="20"/>
        </w:rPr>
        <w:t>nie oświadczają, że potwierdzeniem zamówień szczegółowych poszczególnych partii warchlaków</w:t>
      </w:r>
      <w:r>
        <w:rPr>
          <w:rFonts w:ascii="Calibri" w:hAnsi="Calibri"/>
          <w:sz w:val="20"/>
          <w:szCs w:val="20"/>
        </w:rPr>
        <w:t xml:space="preserve"> (ilości i ceny) oraz</w:t>
      </w:r>
      <w:del w:id="147" w:author="Użytkownik systemu Windows" w:date="2017-03-03T12:56:00Z">
        <w:r w:rsidRPr="00E742BF" w:rsidDel="00DF779A">
          <w:rPr>
            <w:rFonts w:ascii="Calibri" w:hAnsi="Calibri"/>
            <w:sz w:val="20"/>
            <w:szCs w:val="20"/>
          </w:rPr>
          <w:delText xml:space="preserve"> i</w:delText>
        </w:r>
      </w:del>
      <w:r w:rsidRPr="00E742BF">
        <w:rPr>
          <w:rFonts w:ascii="Calibri" w:hAnsi="Calibri"/>
          <w:sz w:val="20"/>
          <w:szCs w:val="20"/>
        </w:rPr>
        <w:t xml:space="preserve"> ich wydania </w:t>
      </w:r>
      <w:del w:id="148" w:author="Użytkownik systemu Windows" w:date="2017-03-03T12:56:00Z">
        <w:r w:rsidDel="00DF779A">
          <w:rPr>
            <w:rFonts w:ascii="Calibri" w:hAnsi="Calibri"/>
            <w:sz w:val="20"/>
            <w:szCs w:val="20"/>
          </w:rPr>
          <w:delText>o</w:delText>
        </w:r>
        <w:r w:rsidRPr="00E742BF" w:rsidDel="00DF779A">
          <w:rPr>
            <w:rFonts w:ascii="Calibri" w:hAnsi="Calibri"/>
            <w:sz w:val="20"/>
            <w:szCs w:val="20"/>
          </w:rPr>
          <w:delText xml:space="preserve">raz </w:delText>
        </w:r>
      </w:del>
      <w:ins w:id="149" w:author="Użytkownik systemu Windows" w:date="2017-03-03T12:56:00Z">
        <w:r w:rsidR="00DF779A">
          <w:rPr>
            <w:rFonts w:ascii="Calibri" w:hAnsi="Calibri"/>
            <w:sz w:val="20"/>
            <w:szCs w:val="20"/>
          </w:rPr>
          <w:t xml:space="preserve">i </w:t>
        </w:r>
      </w:ins>
      <w:r w:rsidRPr="00E742BF">
        <w:rPr>
          <w:rFonts w:ascii="Calibri" w:hAnsi="Calibri"/>
          <w:sz w:val="20"/>
          <w:szCs w:val="20"/>
        </w:rPr>
        <w:t>podstawą do wystawienia faktury za każdą kolejną partię warchlaków będą następujące dokumenty, które stanowią integralną część umowy i łącznie stanowią pisemne zamówienie szczegółowe :</w:t>
      </w:r>
    </w:p>
    <w:p w:rsidR="00E742BF" w:rsidRPr="00E742BF" w:rsidRDefault="00E742BF">
      <w:pPr>
        <w:pStyle w:val="Akapitzlist"/>
        <w:numPr>
          <w:ilvl w:val="0"/>
          <w:numId w:val="7"/>
        </w:numPr>
        <w:spacing w:line="360" w:lineRule="auto"/>
        <w:jc w:val="both"/>
        <w:rPr>
          <w:rFonts w:ascii="Calibri" w:hAnsi="Calibri"/>
          <w:sz w:val="20"/>
          <w:szCs w:val="20"/>
        </w:rPr>
        <w:pPrChange w:id="150" w:author="Użytkownik systemu Windows" w:date="2017-03-03T12:56:00Z">
          <w:pPr>
            <w:pStyle w:val="Akapitzlist"/>
            <w:numPr>
              <w:numId w:val="7"/>
            </w:numPr>
            <w:spacing w:line="276" w:lineRule="auto"/>
            <w:ind w:left="1770" w:hanging="360"/>
            <w:jc w:val="both"/>
          </w:pPr>
        </w:pPrChange>
      </w:pPr>
      <w:r w:rsidRPr="00E742BF">
        <w:rPr>
          <w:rFonts w:ascii="Calibri" w:hAnsi="Calibri"/>
          <w:sz w:val="20"/>
          <w:szCs w:val="20"/>
        </w:rPr>
        <w:t>dokument CMR;</w:t>
      </w:r>
    </w:p>
    <w:p w:rsidR="00E742BF" w:rsidRPr="00E742BF" w:rsidRDefault="00E742BF">
      <w:pPr>
        <w:pStyle w:val="Akapitzlist"/>
        <w:numPr>
          <w:ilvl w:val="0"/>
          <w:numId w:val="7"/>
        </w:numPr>
        <w:spacing w:line="360" w:lineRule="auto"/>
        <w:jc w:val="both"/>
        <w:rPr>
          <w:rFonts w:ascii="Calibri" w:hAnsi="Calibri"/>
          <w:sz w:val="20"/>
          <w:szCs w:val="20"/>
        </w:rPr>
        <w:pPrChange w:id="151" w:author="Użytkownik systemu Windows" w:date="2017-03-03T12:56:00Z">
          <w:pPr>
            <w:pStyle w:val="Akapitzlist"/>
            <w:numPr>
              <w:numId w:val="7"/>
            </w:numPr>
            <w:spacing w:line="276" w:lineRule="auto"/>
            <w:ind w:left="1770" w:hanging="360"/>
            <w:jc w:val="both"/>
          </w:pPr>
        </w:pPrChange>
      </w:pPr>
      <w:r w:rsidRPr="00E742BF">
        <w:rPr>
          <w:rFonts w:ascii="Calibri" w:hAnsi="Calibri"/>
          <w:sz w:val="20"/>
          <w:szCs w:val="20"/>
        </w:rPr>
        <w:t>świadectwo zdrowia zamówionej partii warchlaków;</w:t>
      </w:r>
    </w:p>
    <w:p w:rsidR="00E742BF" w:rsidRPr="00E742BF" w:rsidRDefault="00E742BF">
      <w:pPr>
        <w:pStyle w:val="Akapitzlist"/>
        <w:numPr>
          <w:ilvl w:val="0"/>
          <w:numId w:val="7"/>
        </w:numPr>
        <w:spacing w:line="360" w:lineRule="auto"/>
        <w:jc w:val="both"/>
        <w:rPr>
          <w:rFonts w:ascii="Calibri" w:hAnsi="Calibri"/>
          <w:sz w:val="20"/>
          <w:szCs w:val="20"/>
        </w:rPr>
        <w:pPrChange w:id="152" w:author="Użytkownik systemu Windows" w:date="2017-03-03T12:56:00Z">
          <w:pPr>
            <w:pStyle w:val="Akapitzlist"/>
            <w:numPr>
              <w:numId w:val="7"/>
            </w:numPr>
            <w:spacing w:line="276" w:lineRule="auto"/>
            <w:ind w:left="1770" w:hanging="360"/>
            <w:jc w:val="both"/>
          </w:pPr>
        </w:pPrChange>
      </w:pPr>
      <w:r w:rsidRPr="00E742BF">
        <w:rPr>
          <w:rFonts w:ascii="Calibri" w:hAnsi="Calibri"/>
          <w:sz w:val="20"/>
          <w:szCs w:val="20"/>
        </w:rPr>
        <w:t xml:space="preserve">dowód dostawy zawierający cenę sprzedaży warchlaków, ilość warchlaków i nr partii -podpisany przez Producenta i kierowcę dostarczającego Producentowi partię warchlaków.  </w:t>
      </w:r>
    </w:p>
    <w:p w:rsidR="009171CB" w:rsidDel="0095799D" w:rsidRDefault="00E742BF">
      <w:pPr>
        <w:pStyle w:val="Akapitzlist"/>
        <w:numPr>
          <w:ilvl w:val="0"/>
          <w:numId w:val="5"/>
        </w:numPr>
        <w:spacing w:line="360" w:lineRule="auto"/>
        <w:jc w:val="both"/>
        <w:rPr>
          <w:del w:id="153" w:author="Użytkownik systemu Windows" w:date="2017-03-03T12:56:00Z"/>
          <w:rFonts w:ascii="Calibri" w:hAnsi="Calibri"/>
          <w:sz w:val="20"/>
          <w:szCs w:val="20"/>
        </w:rPr>
        <w:pPrChange w:id="154" w:author="Użytkownik systemu Windows" w:date="2017-03-03T12:56:00Z">
          <w:pPr>
            <w:pStyle w:val="Akapitzlist"/>
            <w:numPr>
              <w:numId w:val="5"/>
            </w:numPr>
            <w:spacing w:line="276" w:lineRule="auto"/>
            <w:ind w:hanging="360"/>
            <w:jc w:val="both"/>
          </w:pPr>
        </w:pPrChange>
      </w:pPr>
      <w:r w:rsidRPr="00E742BF">
        <w:rPr>
          <w:rFonts w:ascii="Calibri" w:hAnsi="Calibri"/>
          <w:sz w:val="20"/>
          <w:szCs w:val="20"/>
        </w:rPr>
        <w:t xml:space="preserve">Termin płatności za dostarczone warchlaki Strony ustalają na </w:t>
      </w:r>
      <w:r w:rsidRPr="00E742BF">
        <w:rPr>
          <w:rFonts w:ascii="Calibri" w:hAnsi="Calibri"/>
          <w:b/>
          <w:sz w:val="20"/>
          <w:szCs w:val="20"/>
        </w:rPr>
        <w:t>14 dni bądź na 100 dni</w:t>
      </w:r>
      <w:r w:rsidRPr="00E742BF">
        <w:rPr>
          <w:rFonts w:ascii="Calibri" w:hAnsi="Calibri"/>
          <w:sz w:val="20"/>
          <w:szCs w:val="20"/>
        </w:rPr>
        <w:t xml:space="preserve"> od dnia ich dostawy do chlewni </w:t>
      </w:r>
      <w:r w:rsidRPr="00E742BF">
        <w:rPr>
          <w:rFonts w:ascii="Calibri" w:hAnsi="Calibri"/>
          <w:b/>
          <w:sz w:val="20"/>
          <w:szCs w:val="20"/>
        </w:rPr>
        <w:t>Producenta</w:t>
      </w:r>
      <w:r w:rsidRPr="00E742BF">
        <w:rPr>
          <w:rFonts w:ascii="Calibri" w:hAnsi="Calibri"/>
          <w:sz w:val="20"/>
          <w:szCs w:val="20"/>
        </w:rPr>
        <w:t>, na podstawie wystawionej faktury VAT.</w:t>
      </w:r>
      <w:r w:rsidRPr="00E742BF" w:rsidDel="009A1426">
        <w:rPr>
          <w:rFonts w:ascii="Calibri" w:hAnsi="Calibri"/>
          <w:sz w:val="20"/>
          <w:szCs w:val="20"/>
        </w:rPr>
        <w:t xml:space="preserve"> </w:t>
      </w:r>
      <w:r w:rsidRPr="00E742BF">
        <w:rPr>
          <w:rFonts w:ascii="Calibri" w:hAnsi="Calibri"/>
          <w:sz w:val="20"/>
          <w:szCs w:val="20"/>
        </w:rPr>
        <w:t xml:space="preserve">Termin ten jest określany co do każdej partii dostawy (jeden termin co do całej dostawy) bądź jej części (część dostawy płatna w terminie 14 dni a część płatna w terminie 100 dni) i ustalany przez strony poprzez wpisanie na </w:t>
      </w:r>
    </w:p>
    <w:p w:rsidR="009171CB" w:rsidRPr="00F863DD" w:rsidDel="0095799D" w:rsidRDefault="009171CB">
      <w:pPr>
        <w:pStyle w:val="Akapitzlist"/>
        <w:numPr>
          <w:ilvl w:val="0"/>
          <w:numId w:val="5"/>
        </w:numPr>
        <w:spacing w:line="360" w:lineRule="auto"/>
        <w:jc w:val="both"/>
        <w:rPr>
          <w:del w:id="155" w:author="Użytkownik systemu Windows" w:date="2017-03-03T12:56:00Z"/>
          <w:rFonts w:ascii="Calibri" w:hAnsi="Calibri"/>
          <w:sz w:val="20"/>
          <w:szCs w:val="20"/>
        </w:rPr>
        <w:pPrChange w:id="156" w:author="Użytkownik systemu Windows" w:date="2017-03-03T12:56:00Z">
          <w:pPr>
            <w:pStyle w:val="Akapitzlist"/>
            <w:spacing w:line="276" w:lineRule="auto"/>
            <w:jc w:val="both"/>
          </w:pPr>
        </w:pPrChange>
      </w:pPr>
    </w:p>
    <w:p w:rsidR="009171CB" w:rsidRDefault="009171CB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Calibri" w:hAnsi="Calibri"/>
          <w:sz w:val="20"/>
          <w:szCs w:val="20"/>
        </w:rPr>
        <w:pPrChange w:id="157" w:author="Użytkownik systemu Windows" w:date="2017-03-03T12:56:00Z">
          <w:pPr>
            <w:pStyle w:val="Akapitzlist"/>
            <w:spacing w:line="276" w:lineRule="auto"/>
            <w:jc w:val="both"/>
          </w:pPr>
        </w:pPrChange>
      </w:pPr>
    </w:p>
    <w:p w:rsidR="001F6236" w:rsidRDefault="00E742BF">
      <w:pPr>
        <w:pStyle w:val="Akapitzlist"/>
        <w:spacing w:line="360" w:lineRule="auto"/>
        <w:jc w:val="both"/>
        <w:rPr>
          <w:rFonts w:ascii="Calibri" w:hAnsi="Calibri"/>
          <w:sz w:val="20"/>
          <w:szCs w:val="20"/>
        </w:rPr>
        <w:pPrChange w:id="158" w:author="Użytkownik systemu Windows" w:date="2017-03-03T12:56:00Z">
          <w:pPr>
            <w:pStyle w:val="Akapitzlist"/>
            <w:spacing w:line="276" w:lineRule="auto"/>
            <w:jc w:val="both"/>
          </w:pPr>
        </w:pPrChange>
      </w:pPr>
      <w:r w:rsidRPr="00E742BF">
        <w:rPr>
          <w:rFonts w:ascii="Calibri" w:hAnsi="Calibri"/>
          <w:sz w:val="20"/>
          <w:szCs w:val="20"/>
        </w:rPr>
        <w:t xml:space="preserve">dowodzie każdej dostawy ilości warchlaków i terminu płatności za daną ich ilość, z zastrzeżeniem, iż brak wpisania terminu strony uznają za termin </w:t>
      </w:r>
      <w:r w:rsidRPr="008E50A0">
        <w:rPr>
          <w:rFonts w:ascii="Calibri" w:hAnsi="Calibri"/>
          <w:sz w:val="20"/>
          <w:szCs w:val="20"/>
        </w:rPr>
        <w:t>1</w:t>
      </w:r>
      <w:r w:rsidR="005D017E" w:rsidRPr="008E50A0">
        <w:rPr>
          <w:rFonts w:ascii="Calibri" w:hAnsi="Calibri"/>
          <w:sz w:val="20"/>
          <w:szCs w:val="20"/>
        </w:rPr>
        <w:t>4</w:t>
      </w:r>
      <w:r w:rsidRPr="00E742BF">
        <w:rPr>
          <w:rFonts w:ascii="Calibri" w:hAnsi="Calibri"/>
          <w:sz w:val="20"/>
          <w:szCs w:val="20"/>
        </w:rPr>
        <w:t xml:space="preserve"> dniowy. W przypadku 1</w:t>
      </w:r>
      <w:r w:rsidR="00DB0DDD">
        <w:rPr>
          <w:rFonts w:ascii="Calibri" w:hAnsi="Calibri"/>
          <w:sz w:val="20"/>
          <w:szCs w:val="20"/>
        </w:rPr>
        <w:t>00</w:t>
      </w:r>
      <w:r w:rsidRPr="00E742BF">
        <w:rPr>
          <w:rFonts w:ascii="Calibri" w:hAnsi="Calibri"/>
          <w:sz w:val="20"/>
          <w:szCs w:val="20"/>
        </w:rPr>
        <w:t xml:space="preserve"> dniowego terminu </w:t>
      </w:r>
    </w:p>
    <w:p w:rsidR="009171CB" w:rsidDel="0095799D" w:rsidRDefault="00DB0DDD">
      <w:pPr>
        <w:pStyle w:val="Akapitzlist"/>
        <w:spacing w:line="360" w:lineRule="auto"/>
        <w:ind w:left="708"/>
        <w:jc w:val="both"/>
        <w:rPr>
          <w:del w:id="159" w:author="Użytkownik systemu Windows" w:date="2017-03-03T12:56:00Z"/>
          <w:rFonts w:ascii="Calibri" w:hAnsi="Calibri"/>
          <w:sz w:val="20"/>
          <w:szCs w:val="20"/>
        </w:rPr>
        <w:pPrChange w:id="160" w:author="Użytkownik systemu Windows" w:date="2017-03-03T12:58:00Z">
          <w:pPr>
            <w:pStyle w:val="Akapitzlist"/>
            <w:spacing w:line="276" w:lineRule="auto"/>
            <w:ind w:left="0"/>
            <w:jc w:val="both"/>
          </w:pPr>
        </w:pPrChange>
      </w:pPr>
      <w:del w:id="161" w:author="Użytkownik systemu Windows" w:date="2017-03-03T12:56:00Z">
        <w:r w:rsidDel="0095799D">
          <w:rPr>
            <w:rFonts w:ascii="Calibri" w:hAnsi="Calibri"/>
            <w:sz w:val="20"/>
            <w:szCs w:val="20"/>
          </w:rPr>
          <w:delText xml:space="preserve">               </w:delText>
        </w:r>
      </w:del>
      <w:r w:rsidR="00E742BF" w:rsidRPr="00E742BF">
        <w:rPr>
          <w:rFonts w:ascii="Calibri" w:hAnsi="Calibri"/>
          <w:sz w:val="20"/>
          <w:szCs w:val="20"/>
        </w:rPr>
        <w:t xml:space="preserve">płatności Spółka doliczy do ceny każdej sztuki warchlaka o skróconym terminie płatności kwotę 1,00 zł </w:t>
      </w:r>
      <w:r>
        <w:rPr>
          <w:rFonts w:ascii="Calibri" w:hAnsi="Calibri"/>
          <w:sz w:val="20"/>
          <w:szCs w:val="20"/>
        </w:rPr>
        <w:t xml:space="preserve">      </w:t>
      </w:r>
      <w:r w:rsidR="009171CB">
        <w:rPr>
          <w:rFonts w:ascii="Calibri" w:hAnsi="Calibri"/>
          <w:sz w:val="20"/>
          <w:szCs w:val="20"/>
        </w:rPr>
        <w:t xml:space="preserve">   </w:t>
      </w:r>
      <w:r w:rsidR="00E742BF" w:rsidRPr="00E742BF">
        <w:rPr>
          <w:rFonts w:ascii="Calibri" w:hAnsi="Calibri"/>
          <w:sz w:val="20"/>
          <w:szCs w:val="20"/>
        </w:rPr>
        <w:t xml:space="preserve">do ceny podstawowej. Brak zapłaty w terminie 14 dni mimo deklaracji na dowodzie dostawy, oznacza powrót </w:t>
      </w:r>
    </w:p>
    <w:p w:rsidR="00561A4A" w:rsidDel="0095799D" w:rsidRDefault="00561A4A">
      <w:pPr>
        <w:pStyle w:val="Akapitzlist"/>
        <w:spacing w:line="360" w:lineRule="auto"/>
        <w:ind w:left="708"/>
        <w:jc w:val="both"/>
        <w:rPr>
          <w:del w:id="162" w:author="Użytkownik systemu Windows" w:date="2017-03-03T12:56:00Z"/>
          <w:rFonts w:ascii="Calibri" w:hAnsi="Calibri"/>
          <w:sz w:val="20"/>
          <w:szCs w:val="20"/>
        </w:rPr>
        <w:pPrChange w:id="163" w:author="Użytkownik systemu Windows" w:date="2017-03-03T12:58:00Z">
          <w:pPr>
            <w:pStyle w:val="Akapitzlist"/>
            <w:spacing w:line="276" w:lineRule="auto"/>
            <w:ind w:left="0"/>
            <w:jc w:val="both"/>
          </w:pPr>
        </w:pPrChange>
      </w:pPr>
    </w:p>
    <w:p w:rsidR="009171CB" w:rsidDel="0095799D" w:rsidRDefault="009171CB">
      <w:pPr>
        <w:pStyle w:val="Akapitzlist"/>
        <w:spacing w:line="360" w:lineRule="auto"/>
        <w:ind w:left="708"/>
        <w:jc w:val="both"/>
        <w:rPr>
          <w:del w:id="164" w:author="Użytkownik systemu Windows" w:date="2017-03-03T12:56:00Z"/>
          <w:rFonts w:ascii="Calibri" w:hAnsi="Calibri"/>
          <w:sz w:val="20"/>
          <w:szCs w:val="20"/>
        </w:rPr>
        <w:pPrChange w:id="165" w:author="Użytkownik systemu Windows" w:date="2017-03-03T12:58:00Z">
          <w:pPr>
            <w:pStyle w:val="Akapitzlist"/>
            <w:spacing w:line="276" w:lineRule="auto"/>
            <w:ind w:left="0"/>
            <w:jc w:val="both"/>
          </w:pPr>
        </w:pPrChange>
      </w:pPr>
    </w:p>
    <w:p w:rsidR="003B4A7A" w:rsidDel="0095799D" w:rsidRDefault="003B4A7A">
      <w:pPr>
        <w:pStyle w:val="Akapitzlist"/>
        <w:spacing w:line="360" w:lineRule="auto"/>
        <w:ind w:left="708"/>
        <w:jc w:val="both"/>
        <w:rPr>
          <w:del w:id="166" w:author="Użytkownik systemu Windows" w:date="2017-03-03T12:56:00Z"/>
          <w:rFonts w:ascii="Calibri" w:hAnsi="Calibri"/>
          <w:sz w:val="20"/>
          <w:szCs w:val="20"/>
        </w:rPr>
        <w:pPrChange w:id="167" w:author="Użytkownik systemu Windows" w:date="2017-03-03T12:58:00Z">
          <w:pPr>
            <w:pStyle w:val="Akapitzlist"/>
            <w:spacing w:line="276" w:lineRule="auto"/>
            <w:ind w:left="0"/>
            <w:jc w:val="both"/>
          </w:pPr>
        </w:pPrChange>
      </w:pPr>
    </w:p>
    <w:p w:rsidR="003B4A7A" w:rsidDel="00CC6180" w:rsidRDefault="00CC6180">
      <w:pPr>
        <w:pStyle w:val="Akapitzlist"/>
        <w:spacing w:line="360" w:lineRule="auto"/>
        <w:ind w:left="708"/>
        <w:jc w:val="both"/>
        <w:rPr>
          <w:del w:id="168" w:author="Użytkownik systemu Windows" w:date="2017-03-03T12:57:00Z"/>
          <w:rFonts w:ascii="Calibri" w:hAnsi="Calibri"/>
          <w:sz w:val="20"/>
          <w:szCs w:val="20"/>
        </w:rPr>
        <w:pPrChange w:id="169" w:author="Użytkownik systemu Windows" w:date="2017-03-03T12:58:00Z">
          <w:pPr>
            <w:pStyle w:val="Akapitzlist"/>
            <w:spacing w:line="276" w:lineRule="auto"/>
            <w:ind w:left="0"/>
            <w:jc w:val="both"/>
          </w:pPr>
        </w:pPrChange>
      </w:pPr>
      <w:ins w:id="170" w:author="Użytkownik systemu Windows" w:date="2017-03-03T12:58:00Z">
        <w:r>
          <w:rPr>
            <w:rFonts w:ascii="Calibri" w:hAnsi="Calibri"/>
            <w:sz w:val="20"/>
            <w:szCs w:val="20"/>
          </w:rPr>
          <w:t xml:space="preserve"> </w:t>
        </w:r>
      </w:ins>
    </w:p>
    <w:p w:rsidR="008043CE" w:rsidRDefault="00E742BF">
      <w:pPr>
        <w:pStyle w:val="Akapitzlist"/>
        <w:spacing w:line="360" w:lineRule="auto"/>
        <w:ind w:left="708"/>
        <w:jc w:val="both"/>
        <w:rPr>
          <w:ins w:id="171" w:author="AthUser" w:date="2019-02-04T14:33:00Z"/>
          <w:rFonts w:ascii="Calibri" w:hAnsi="Calibri"/>
          <w:sz w:val="20"/>
          <w:szCs w:val="20"/>
        </w:rPr>
        <w:pPrChange w:id="172" w:author="Użytkownik systemu Windows" w:date="2017-03-03T12:58:00Z">
          <w:pPr>
            <w:pStyle w:val="Akapitzlist"/>
            <w:spacing w:line="276" w:lineRule="auto"/>
            <w:ind w:left="0"/>
            <w:jc w:val="both"/>
          </w:pPr>
        </w:pPrChange>
      </w:pPr>
      <w:r w:rsidRPr="00E742BF">
        <w:rPr>
          <w:rFonts w:ascii="Calibri" w:hAnsi="Calibri"/>
          <w:sz w:val="20"/>
          <w:szCs w:val="20"/>
        </w:rPr>
        <w:t xml:space="preserve">do warunków umowy z terminem płatności 100 dni i Spółka wystawi stosowną fakturę </w:t>
      </w:r>
    </w:p>
    <w:p w:rsidR="008043CE" w:rsidRDefault="008043CE">
      <w:pPr>
        <w:pStyle w:val="Akapitzlist"/>
        <w:spacing w:line="360" w:lineRule="auto"/>
        <w:ind w:left="708"/>
        <w:jc w:val="both"/>
        <w:rPr>
          <w:ins w:id="173" w:author="AthUser" w:date="2019-02-04T14:34:00Z"/>
          <w:rFonts w:ascii="Calibri" w:hAnsi="Calibri"/>
          <w:sz w:val="20"/>
          <w:szCs w:val="20"/>
        </w:rPr>
        <w:pPrChange w:id="174" w:author="Użytkownik systemu Windows" w:date="2017-03-03T12:58:00Z">
          <w:pPr>
            <w:pStyle w:val="Akapitzlist"/>
            <w:spacing w:line="276" w:lineRule="auto"/>
            <w:ind w:left="0"/>
            <w:jc w:val="both"/>
          </w:pPr>
        </w:pPrChange>
      </w:pPr>
    </w:p>
    <w:p w:rsidR="008043CE" w:rsidRDefault="008043CE">
      <w:pPr>
        <w:pStyle w:val="Akapitzlist"/>
        <w:spacing w:line="360" w:lineRule="auto"/>
        <w:ind w:left="708"/>
        <w:jc w:val="both"/>
        <w:rPr>
          <w:ins w:id="175" w:author="AthUser" w:date="2019-02-04T14:34:00Z"/>
          <w:rFonts w:ascii="Calibri" w:hAnsi="Calibri"/>
          <w:sz w:val="20"/>
          <w:szCs w:val="20"/>
        </w:rPr>
        <w:pPrChange w:id="176" w:author="Użytkownik systemu Windows" w:date="2017-03-03T12:58:00Z">
          <w:pPr>
            <w:pStyle w:val="Akapitzlist"/>
            <w:spacing w:line="276" w:lineRule="auto"/>
            <w:ind w:left="0"/>
            <w:jc w:val="both"/>
          </w:pPr>
        </w:pPrChange>
      </w:pPr>
    </w:p>
    <w:p w:rsidR="00E742BF" w:rsidRPr="00E742BF" w:rsidRDefault="00E742BF">
      <w:pPr>
        <w:pStyle w:val="Akapitzlist"/>
        <w:spacing w:line="360" w:lineRule="auto"/>
        <w:ind w:left="708"/>
        <w:jc w:val="both"/>
        <w:rPr>
          <w:rFonts w:ascii="Calibri" w:hAnsi="Calibri"/>
          <w:sz w:val="20"/>
          <w:szCs w:val="20"/>
        </w:rPr>
        <w:pPrChange w:id="177" w:author="Użytkownik systemu Windows" w:date="2017-03-03T12:58:00Z">
          <w:pPr>
            <w:pStyle w:val="Akapitzlist"/>
            <w:spacing w:line="276" w:lineRule="auto"/>
            <w:ind w:left="0"/>
            <w:jc w:val="both"/>
          </w:pPr>
        </w:pPrChange>
      </w:pPr>
      <w:r w:rsidRPr="00E742BF">
        <w:rPr>
          <w:rFonts w:ascii="Calibri" w:hAnsi="Calibri"/>
          <w:sz w:val="20"/>
          <w:szCs w:val="20"/>
        </w:rPr>
        <w:t>korygującą w zakresie terminu płatności i ceny obowiązującej przy sprzedaży z terminem płatności 100 dni.</w:t>
      </w:r>
    </w:p>
    <w:p w:rsidR="00E742BF" w:rsidRPr="000E2B47" w:rsidRDefault="00E742BF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Calibri" w:hAnsi="Calibri"/>
          <w:sz w:val="20"/>
          <w:szCs w:val="20"/>
        </w:rPr>
        <w:pPrChange w:id="178" w:author="Użytkownik systemu Windows" w:date="2017-03-03T12:56:00Z">
          <w:pPr>
            <w:pStyle w:val="Akapitzlist"/>
            <w:numPr>
              <w:numId w:val="5"/>
            </w:numPr>
            <w:spacing w:line="276" w:lineRule="auto"/>
            <w:ind w:hanging="360"/>
            <w:jc w:val="both"/>
          </w:pPr>
        </w:pPrChange>
      </w:pPr>
      <w:r w:rsidRPr="00E742BF">
        <w:rPr>
          <w:rFonts w:ascii="Calibri" w:hAnsi="Calibri"/>
          <w:b/>
          <w:bCs/>
          <w:sz w:val="20"/>
          <w:szCs w:val="20"/>
        </w:rPr>
        <w:t>Do momentu  całkowitej spłaty kwoty zadłużenia, dostarczony towar pozostaje własnością Spółki.</w:t>
      </w:r>
    </w:p>
    <w:p w:rsidR="009B2960" w:rsidRPr="009B2960" w:rsidRDefault="009B2960" w:rsidP="00F863DD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 xml:space="preserve">Producent </w:t>
      </w:r>
      <w:r w:rsidRPr="009B2960">
        <w:rPr>
          <w:rFonts w:ascii="Calibri" w:hAnsi="Calibri"/>
          <w:sz w:val="20"/>
          <w:szCs w:val="20"/>
        </w:rPr>
        <w:t xml:space="preserve">oświadcza, że </w:t>
      </w:r>
      <w:r w:rsidRPr="009B2960">
        <w:rPr>
          <w:rFonts w:ascii="Calibri" w:hAnsi="Calibri"/>
          <w:b/>
          <w:sz w:val="20"/>
          <w:szCs w:val="20"/>
        </w:rPr>
        <w:t xml:space="preserve">Spółka  </w:t>
      </w:r>
      <w:r w:rsidRPr="009B2960">
        <w:rPr>
          <w:rFonts w:ascii="Calibri" w:hAnsi="Calibri"/>
          <w:sz w:val="20"/>
          <w:szCs w:val="20"/>
        </w:rPr>
        <w:t>ma prawo dokonać wzajemnej kompensaty wierzytelności.</w:t>
      </w:r>
    </w:p>
    <w:p w:rsidR="0095799D" w:rsidRDefault="0095799D">
      <w:pPr>
        <w:pStyle w:val="Numeracjaparagrafu"/>
        <w:numPr>
          <w:ilvl w:val="0"/>
          <w:numId w:val="0"/>
        </w:numPr>
        <w:jc w:val="left"/>
        <w:rPr>
          <w:ins w:id="179" w:author="Użytkownik systemu Windows" w:date="2017-03-03T12:56:00Z"/>
          <w:rFonts w:ascii="Calibri" w:hAnsi="Calibri"/>
          <w:sz w:val="20"/>
          <w:szCs w:val="20"/>
        </w:rPr>
        <w:pPrChange w:id="180" w:author="Użytkownik systemu Windows" w:date="2017-03-03T12:59:00Z">
          <w:pPr>
            <w:pStyle w:val="Numeracjaparagrafu"/>
            <w:numPr>
              <w:numId w:val="0"/>
            </w:numPr>
            <w:tabs>
              <w:tab w:val="clear" w:pos="720"/>
            </w:tabs>
            <w:ind w:left="360" w:firstLine="0"/>
          </w:pPr>
        </w:pPrChange>
      </w:pPr>
    </w:p>
    <w:p w:rsidR="009B2960" w:rsidRPr="009B2960" w:rsidRDefault="009B2960" w:rsidP="009B2960">
      <w:pPr>
        <w:pStyle w:val="Numeracjaparagrafu"/>
        <w:numPr>
          <w:ilvl w:val="0"/>
          <w:numId w:val="0"/>
        </w:numPr>
        <w:ind w:left="360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§ 4. </w:t>
      </w:r>
    </w:p>
    <w:p w:rsidR="009B2960" w:rsidRPr="00446F86" w:rsidRDefault="009B2960" w:rsidP="000E2B47">
      <w:pPr>
        <w:pStyle w:val="Numeracjaparagrafu"/>
        <w:numPr>
          <w:ilvl w:val="0"/>
          <w:numId w:val="0"/>
        </w:numPr>
        <w:ind w:left="720" w:hanging="360"/>
      </w:pPr>
      <w:r w:rsidRPr="009B2960">
        <w:rPr>
          <w:rFonts w:ascii="Calibri" w:hAnsi="Calibri"/>
          <w:b/>
          <w:sz w:val="20"/>
          <w:szCs w:val="20"/>
        </w:rPr>
        <w:t>ROZWIĄZANIE UMOWY</w:t>
      </w:r>
    </w:p>
    <w:p w:rsidR="009B2960" w:rsidRPr="009B2960" w:rsidRDefault="009B2960" w:rsidP="009B2960">
      <w:pPr>
        <w:numPr>
          <w:ilvl w:val="0"/>
          <w:numId w:val="6"/>
        </w:numPr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Umowa zostaje zawarta na czas nieokreślony.</w:t>
      </w:r>
    </w:p>
    <w:p w:rsidR="009B2960" w:rsidRPr="009B2960" w:rsidRDefault="009B2960" w:rsidP="009B2960">
      <w:pPr>
        <w:numPr>
          <w:ilvl w:val="0"/>
          <w:numId w:val="6"/>
        </w:numPr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Każdej ze stron przysługuje prawo do rozwiązania umowy na piśmie z trzymiesięcznym okresem wypowiedzenia.</w:t>
      </w:r>
    </w:p>
    <w:p w:rsidR="009B2960" w:rsidRPr="009B2960" w:rsidRDefault="009B2960" w:rsidP="009B2960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W razie gdyby którekolwiek z postanowień niniejszej umowy było lub miało stać się nieważne, ważność pozostałych postanowień umowy pozostaje nienaruszona. </w:t>
      </w:r>
    </w:p>
    <w:p w:rsidR="009B2960" w:rsidRPr="009B2960" w:rsidRDefault="009B2960" w:rsidP="009B2960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W przypadku rozwiązania umowy lub powstrzymania się z jej realizacją </w:t>
      </w:r>
      <w:r w:rsidRPr="009B2960">
        <w:rPr>
          <w:rFonts w:ascii="Calibri" w:hAnsi="Calibri"/>
          <w:b/>
          <w:sz w:val="20"/>
          <w:szCs w:val="20"/>
        </w:rPr>
        <w:t xml:space="preserve">Spółka </w:t>
      </w:r>
      <w:r w:rsidRPr="009B2960">
        <w:rPr>
          <w:rFonts w:ascii="Calibri" w:hAnsi="Calibri"/>
          <w:sz w:val="20"/>
          <w:szCs w:val="20"/>
        </w:rPr>
        <w:t xml:space="preserve">uprawniona jest do postawienia w stan natychmiastowej wymagalności wszystkich roszczeń wobec </w:t>
      </w:r>
      <w:r w:rsidRPr="009B2960">
        <w:rPr>
          <w:rFonts w:ascii="Calibri" w:hAnsi="Calibri"/>
          <w:b/>
          <w:sz w:val="20"/>
          <w:szCs w:val="20"/>
        </w:rPr>
        <w:t xml:space="preserve">Producenta. </w:t>
      </w:r>
    </w:p>
    <w:p w:rsidR="009B2960" w:rsidRDefault="009B2960" w:rsidP="009B2960">
      <w:pPr>
        <w:pStyle w:val="Numeracjaparagrafu"/>
        <w:numPr>
          <w:ilvl w:val="0"/>
          <w:numId w:val="6"/>
        </w:numPr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Wszelkie powiadomienia i oświadczenia Stron będą dostarczane pisemnie w formie listu poleconego lub mailem na adres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4024"/>
        <w:gridCol w:w="394"/>
        <w:gridCol w:w="4150"/>
      </w:tblGrid>
      <w:tr w:rsidR="009B2960" w:rsidRPr="00717DBE" w:rsidTr="00D2364C">
        <w:tc>
          <w:tcPr>
            <w:tcW w:w="4242" w:type="dxa"/>
            <w:shd w:val="clear" w:color="auto" w:fill="auto"/>
          </w:tcPr>
          <w:p w:rsidR="009B2960" w:rsidRPr="00D2364C" w:rsidRDefault="009B2960" w:rsidP="00D2364C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9B2960" w:rsidRPr="00D2364C" w:rsidRDefault="009B2960" w:rsidP="00D2364C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581" w:type="dxa"/>
            <w:shd w:val="clear" w:color="auto" w:fill="auto"/>
          </w:tcPr>
          <w:p w:rsidR="009B2960" w:rsidRPr="00D2364C" w:rsidRDefault="009B2960" w:rsidP="00D2364C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i/>
                <w:sz w:val="20"/>
                <w:szCs w:val="20"/>
              </w:rPr>
              <w:t>Adres e-mail Producenta:</w:t>
            </w:r>
          </w:p>
        </w:tc>
      </w:tr>
      <w:tr w:rsidR="009B2960" w:rsidRPr="00717DBE" w:rsidTr="00D2364C">
        <w:tc>
          <w:tcPr>
            <w:tcW w:w="4242" w:type="dxa"/>
            <w:shd w:val="clear" w:color="auto" w:fill="auto"/>
          </w:tcPr>
          <w:p w:rsidR="009B2960" w:rsidRPr="00627A2C" w:rsidRDefault="009B2960" w:rsidP="00D2364C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627A2C">
              <w:rPr>
                <w:sz w:val="20"/>
                <w:szCs w:val="20"/>
                <w:lang w:val="en-US"/>
              </w:rPr>
              <w:t xml:space="preserve">e-mail: </w:t>
            </w:r>
            <w:ins w:id="181" w:author="Użytkownik systemu Windows" w:date="2017-03-03T12:58:00Z">
              <w:r w:rsidR="00925C17" w:rsidRPr="00627A2C">
                <w:rPr>
                  <w:sz w:val="20"/>
                  <w:szCs w:val="20"/>
                  <w:lang w:val="en-US"/>
                </w:rPr>
                <w:t>sekretariat@agrotranshandel.pl</w:t>
              </w:r>
            </w:ins>
          </w:p>
        </w:tc>
        <w:tc>
          <w:tcPr>
            <w:tcW w:w="425" w:type="dxa"/>
            <w:shd w:val="clear" w:color="auto" w:fill="auto"/>
          </w:tcPr>
          <w:p w:rsidR="009B2960" w:rsidRPr="00627A2C" w:rsidRDefault="009B2960" w:rsidP="00D2364C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581" w:type="dxa"/>
            <w:shd w:val="clear" w:color="auto" w:fill="auto"/>
          </w:tcPr>
          <w:p w:rsidR="009B2960" w:rsidRPr="00D2364C" w:rsidRDefault="003032B3" w:rsidP="00D2364C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162D96">
              <w:rPr>
                <w:sz w:val="20"/>
                <w:szCs w:val="20"/>
              </w:rPr>
              <w:t>text_</w:t>
            </w:r>
            <w:r>
              <w:rPr>
                <w:sz w:val="20"/>
                <w:szCs w:val="20"/>
              </w:rPr>
              <w:t>farmer</w:t>
            </w:r>
            <w:r w:rsidR="00247C94">
              <w:rPr>
                <w:sz w:val="20"/>
                <w:szCs w:val="20"/>
              </w:rPr>
              <w:t>e</w:t>
            </w:r>
            <w:r>
              <w:rPr>
                <w:sz w:val="20"/>
                <w:szCs w:val="20"/>
              </w:rPr>
              <w:t>mail}</w:t>
            </w:r>
          </w:p>
        </w:tc>
      </w:tr>
    </w:tbl>
    <w:p w:rsidR="009B2960" w:rsidRPr="009B2960" w:rsidRDefault="009B2960" w:rsidP="009B2960">
      <w:pPr>
        <w:pStyle w:val="Numeracjaparagrafu"/>
        <w:numPr>
          <w:ilvl w:val="0"/>
          <w:numId w:val="0"/>
        </w:numPr>
        <w:ind w:left="360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§ 5.</w:t>
      </w:r>
    </w:p>
    <w:p w:rsidR="009B2960" w:rsidRDefault="00925C17">
      <w:pPr>
        <w:pStyle w:val="Numeracjaparagrafu"/>
        <w:numPr>
          <w:ilvl w:val="0"/>
          <w:numId w:val="0"/>
        </w:numPr>
        <w:tabs>
          <w:tab w:val="center" w:pos="4716"/>
          <w:tab w:val="left" w:pos="6450"/>
        </w:tabs>
        <w:ind w:left="360"/>
        <w:jc w:val="left"/>
        <w:rPr>
          <w:rFonts w:ascii="Calibri" w:hAnsi="Calibri"/>
          <w:b/>
          <w:sz w:val="20"/>
          <w:szCs w:val="20"/>
        </w:rPr>
        <w:pPrChange w:id="182" w:author="Użytkownik systemu Windows" w:date="2017-03-03T12:59:00Z">
          <w:pPr>
            <w:pStyle w:val="Numeracjaparagrafu"/>
            <w:numPr>
              <w:numId w:val="0"/>
            </w:numPr>
            <w:tabs>
              <w:tab w:val="clear" w:pos="720"/>
            </w:tabs>
            <w:ind w:left="360" w:firstLine="0"/>
          </w:pPr>
        </w:pPrChange>
      </w:pPr>
      <w:ins w:id="183" w:author="Użytkownik systemu Windows" w:date="2017-03-03T12:58:00Z">
        <w:r>
          <w:rPr>
            <w:rFonts w:ascii="Calibri" w:hAnsi="Calibri"/>
            <w:b/>
            <w:sz w:val="20"/>
            <w:szCs w:val="20"/>
          </w:rPr>
          <w:tab/>
        </w:r>
      </w:ins>
      <w:r w:rsidR="005D017E">
        <w:rPr>
          <w:rFonts w:ascii="Calibri" w:hAnsi="Calibri"/>
          <w:b/>
          <w:sz w:val="20"/>
          <w:szCs w:val="20"/>
        </w:rPr>
        <w:t>KARY UMOWNE</w:t>
      </w:r>
      <w:ins w:id="184" w:author="Użytkownik systemu Windows" w:date="2017-03-03T12:58:00Z">
        <w:r>
          <w:rPr>
            <w:rFonts w:ascii="Calibri" w:hAnsi="Calibri"/>
            <w:b/>
            <w:sz w:val="20"/>
            <w:szCs w:val="20"/>
          </w:rPr>
          <w:tab/>
        </w:r>
      </w:ins>
    </w:p>
    <w:p w:rsidR="005D017E" w:rsidRDefault="005D017E">
      <w:pPr>
        <w:numPr>
          <w:ilvl w:val="0"/>
          <w:numId w:val="9"/>
        </w:numPr>
        <w:spacing w:line="360" w:lineRule="auto"/>
        <w:jc w:val="both"/>
        <w:rPr>
          <w:rFonts w:eastAsia="Times New Roman"/>
          <w:sz w:val="20"/>
          <w:szCs w:val="20"/>
          <w:lang w:eastAsia="ar-SA"/>
        </w:rPr>
        <w:pPrChange w:id="185" w:author="Użytkownik systemu Windows" w:date="2017-03-03T13:00:00Z">
          <w:pPr>
            <w:numPr>
              <w:numId w:val="9"/>
            </w:numPr>
            <w:ind w:left="720" w:hanging="360"/>
          </w:pPr>
        </w:pPrChange>
      </w:pPr>
      <w:r>
        <w:rPr>
          <w:rFonts w:eastAsia="Times New Roman"/>
          <w:sz w:val="20"/>
          <w:szCs w:val="20"/>
          <w:lang w:eastAsia="ar-SA"/>
        </w:rPr>
        <w:t xml:space="preserve">W przypadku naruszenia przez </w:t>
      </w:r>
      <w:r w:rsidRPr="000E2B47">
        <w:rPr>
          <w:rFonts w:eastAsia="Times New Roman"/>
          <w:b/>
          <w:sz w:val="20"/>
          <w:szCs w:val="20"/>
          <w:lang w:eastAsia="ar-SA"/>
        </w:rPr>
        <w:t xml:space="preserve">Producenta </w:t>
      </w:r>
      <w:r w:rsidRPr="000E2B47">
        <w:rPr>
          <w:rFonts w:eastAsia="Times New Roman"/>
          <w:sz w:val="20"/>
          <w:szCs w:val="20"/>
          <w:lang w:eastAsia="ar-SA"/>
        </w:rPr>
        <w:t xml:space="preserve">obowiązków </w:t>
      </w:r>
      <w:r>
        <w:rPr>
          <w:rFonts w:eastAsia="Times New Roman"/>
          <w:sz w:val="20"/>
          <w:szCs w:val="20"/>
          <w:lang w:eastAsia="ar-SA"/>
        </w:rPr>
        <w:t>określonych w § 2 umowy  Producent zapłaci Spółce karę umowną w terminie 7 dni od stwierdzenia przez Spółkę naruszenia bądź dowiedzenia się przez Spółkę o naruszeniu w wysokości:</w:t>
      </w:r>
    </w:p>
    <w:p w:rsidR="005D017E" w:rsidRPr="000E2B47" w:rsidRDefault="005D017E">
      <w:pPr>
        <w:numPr>
          <w:ilvl w:val="0"/>
          <w:numId w:val="8"/>
        </w:numPr>
        <w:spacing w:line="360" w:lineRule="auto"/>
        <w:jc w:val="both"/>
        <w:rPr>
          <w:lang w:eastAsia="ar-SA"/>
        </w:rPr>
        <w:pPrChange w:id="186" w:author="Użytkownik systemu Windows" w:date="2017-03-03T13:00:00Z">
          <w:pPr>
            <w:numPr>
              <w:numId w:val="8"/>
            </w:numPr>
            <w:ind w:left="720" w:hanging="360"/>
          </w:pPr>
        </w:pPrChange>
      </w:pPr>
      <w:r>
        <w:rPr>
          <w:rFonts w:eastAsia="Times New Roman"/>
          <w:sz w:val="20"/>
          <w:szCs w:val="20"/>
          <w:lang w:eastAsia="ar-SA"/>
        </w:rPr>
        <w:t xml:space="preserve">w stosunku do naruszenia określonego w § 2 ust. </w:t>
      </w:r>
      <w:r w:rsidR="008B4DB6">
        <w:rPr>
          <w:rFonts w:eastAsia="Times New Roman"/>
          <w:sz w:val="20"/>
          <w:szCs w:val="20"/>
          <w:lang w:eastAsia="ar-SA"/>
        </w:rPr>
        <w:t>2</w:t>
      </w:r>
      <w:r>
        <w:rPr>
          <w:rFonts w:eastAsia="Times New Roman"/>
          <w:sz w:val="20"/>
          <w:szCs w:val="20"/>
          <w:lang w:eastAsia="ar-SA"/>
        </w:rPr>
        <w:t xml:space="preserve"> niniejszej umowy – </w:t>
      </w:r>
      <w:r w:rsidR="002D5DF5">
        <w:rPr>
          <w:rFonts w:eastAsia="Times New Roman"/>
          <w:sz w:val="20"/>
          <w:szCs w:val="20"/>
          <w:lang w:eastAsia="ar-SA"/>
        </w:rPr>
        <w:t>za każdy przypadek stwierdzenia uchybienia</w:t>
      </w:r>
      <w:r w:rsidR="008B4DB6">
        <w:rPr>
          <w:rFonts w:eastAsia="Times New Roman"/>
          <w:sz w:val="20"/>
          <w:szCs w:val="20"/>
          <w:lang w:eastAsia="ar-SA"/>
        </w:rPr>
        <w:t xml:space="preserve"> 50</w:t>
      </w:r>
      <w:r w:rsidR="002D5DF5">
        <w:rPr>
          <w:rFonts w:eastAsia="Times New Roman"/>
          <w:sz w:val="20"/>
          <w:szCs w:val="20"/>
          <w:lang w:eastAsia="ar-SA"/>
        </w:rPr>
        <w:t xml:space="preserve"> zł</w:t>
      </w:r>
      <w:r w:rsidR="008B4DB6">
        <w:rPr>
          <w:rFonts w:eastAsia="Times New Roman"/>
          <w:sz w:val="20"/>
          <w:szCs w:val="20"/>
          <w:lang w:eastAsia="ar-SA"/>
        </w:rPr>
        <w:t>./szt.</w:t>
      </w:r>
    </w:p>
    <w:p w:rsidR="002D5DF5" w:rsidRPr="000E2B47" w:rsidRDefault="005D017E">
      <w:pPr>
        <w:numPr>
          <w:ilvl w:val="0"/>
          <w:numId w:val="8"/>
        </w:numPr>
        <w:spacing w:line="360" w:lineRule="auto"/>
        <w:jc w:val="both"/>
        <w:rPr>
          <w:lang w:eastAsia="ar-SA"/>
        </w:rPr>
        <w:pPrChange w:id="187" w:author="Użytkownik systemu Windows" w:date="2017-03-03T13:00:00Z">
          <w:pPr>
            <w:numPr>
              <w:numId w:val="8"/>
            </w:numPr>
            <w:ind w:left="720" w:hanging="360"/>
          </w:pPr>
        </w:pPrChange>
      </w:pPr>
      <w:r w:rsidRPr="000E2B47">
        <w:rPr>
          <w:rFonts w:eastAsia="Times New Roman"/>
          <w:sz w:val="20"/>
          <w:szCs w:val="20"/>
          <w:lang w:eastAsia="ar-SA"/>
        </w:rPr>
        <w:t>w stosunku do nar</w:t>
      </w:r>
      <w:r w:rsidR="002D5DF5" w:rsidRPr="000E2B47">
        <w:rPr>
          <w:rFonts w:eastAsia="Times New Roman"/>
          <w:sz w:val="20"/>
          <w:szCs w:val="20"/>
          <w:lang w:eastAsia="ar-SA"/>
        </w:rPr>
        <w:t>uszenia określonego w § 2 ust. 3</w:t>
      </w:r>
      <w:r w:rsidRPr="000E2B47">
        <w:rPr>
          <w:rFonts w:eastAsia="Times New Roman"/>
          <w:sz w:val="20"/>
          <w:szCs w:val="20"/>
          <w:lang w:eastAsia="ar-SA"/>
        </w:rPr>
        <w:t xml:space="preserve"> niniejszej umowy – </w:t>
      </w:r>
      <w:r w:rsidR="002D5DF5">
        <w:rPr>
          <w:rFonts w:eastAsia="Times New Roman"/>
          <w:sz w:val="20"/>
          <w:szCs w:val="20"/>
          <w:lang w:eastAsia="ar-SA"/>
        </w:rPr>
        <w:t xml:space="preserve">za każdy przypadek uniemożliwienia czy odmowy umożliwienia kontroli  </w:t>
      </w:r>
      <w:r w:rsidR="008B4DB6">
        <w:rPr>
          <w:rFonts w:eastAsia="Times New Roman"/>
          <w:sz w:val="20"/>
          <w:szCs w:val="20"/>
          <w:lang w:eastAsia="ar-SA"/>
        </w:rPr>
        <w:t>10</w:t>
      </w:r>
      <w:r w:rsidR="002D5DF5">
        <w:rPr>
          <w:rFonts w:eastAsia="Times New Roman"/>
          <w:sz w:val="20"/>
          <w:szCs w:val="20"/>
          <w:lang w:eastAsia="ar-SA"/>
        </w:rPr>
        <w:t xml:space="preserve"> zł</w:t>
      </w:r>
      <w:r w:rsidR="008B4DB6">
        <w:rPr>
          <w:rFonts w:eastAsia="Times New Roman"/>
          <w:sz w:val="20"/>
          <w:szCs w:val="20"/>
          <w:lang w:eastAsia="ar-SA"/>
        </w:rPr>
        <w:t xml:space="preserve"> / szt.</w:t>
      </w:r>
    </w:p>
    <w:p w:rsidR="009171CB" w:rsidDel="00EB4279" w:rsidRDefault="002D5DF5">
      <w:pPr>
        <w:pStyle w:val="Akapitzlist"/>
        <w:numPr>
          <w:ilvl w:val="0"/>
          <w:numId w:val="9"/>
        </w:numPr>
        <w:spacing w:line="360" w:lineRule="auto"/>
        <w:jc w:val="both"/>
        <w:rPr>
          <w:del w:id="188" w:author="Użytkownik systemu Windows" w:date="2017-03-03T13:00:00Z"/>
          <w:rFonts w:ascii="Calibri" w:hAnsi="Calibri"/>
          <w:sz w:val="20"/>
          <w:szCs w:val="20"/>
        </w:rPr>
        <w:pPrChange w:id="189" w:author="Użytkownik systemu Windows" w:date="2017-03-03T13:00:00Z">
          <w:pPr>
            <w:pStyle w:val="Akapitzlist"/>
            <w:numPr>
              <w:numId w:val="9"/>
            </w:numPr>
            <w:spacing w:line="276" w:lineRule="auto"/>
            <w:ind w:hanging="360"/>
            <w:jc w:val="both"/>
          </w:pPr>
        </w:pPrChange>
      </w:pPr>
      <w:r w:rsidRPr="000E2B47">
        <w:rPr>
          <w:rFonts w:ascii="Calibri" w:hAnsi="Calibri"/>
          <w:b/>
          <w:sz w:val="20"/>
          <w:szCs w:val="20"/>
        </w:rPr>
        <w:t>Spółce</w:t>
      </w:r>
      <w:r w:rsidRPr="000E2B47">
        <w:rPr>
          <w:rFonts w:ascii="Calibri" w:hAnsi="Calibri"/>
          <w:sz w:val="20"/>
          <w:szCs w:val="20"/>
        </w:rPr>
        <w:t xml:space="preserve"> przysługuje prawo do naliczenia kary umownej w wysokości </w:t>
      </w:r>
      <w:r w:rsidR="008B4DB6">
        <w:rPr>
          <w:rFonts w:ascii="Calibri" w:hAnsi="Calibri"/>
          <w:sz w:val="20"/>
          <w:szCs w:val="20"/>
        </w:rPr>
        <w:t>1</w:t>
      </w:r>
      <w:r w:rsidRPr="000E2B47">
        <w:rPr>
          <w:rFonts w:ascii="Calibri" w:hAnsi="Calibri"/>
          <w:sz w:val="20"/>
          <w:szCs w:val="20"/>
        </w:rPr>
        <w:t xml:space="preserve">00,00 zł (słownie : </w:t>
      </w:r>
      <w:r w:rsidR="008B4DB6">
        <w:rPr>
          <w:rFonts w:ascii="Calibri" w:hAnsi="Calibri"/>
          <w:sz w:val="20"/>
          <w:szCs w:val="20"/>
        </w:rPr>
        <w:t>sto</w:t>
      </w:r>
      <w:ins w:id="190" w:author="Użytkownik systemu Windows" w:date="2017-03-03T12:59:00Z">
        <w:r w:rsidR="00975D95">
          <w:rPr>
            <w:rFonts w:ascii="Calibri" w:hAnsi="Calibri"/>
            <w:sz w:val="20"/>
            <w:szCs w:val="20"/>
          </w:rPr>
          <w:t xml:space="preserve"> </w:t>
        </w:r>
      </w:ins>
      <w:r w:rsidRPr="000E2B47">
        <w:rPr>
          <w:rFonts w:ascii="Calibri" w:hAnsi="Calibri"/>
          <w:sz w:val="20"/>
          <w:szCs w:val="20"/>
        </w:rPr>
        <w:t xml:space="preserve">złotych) za każdą sztukę trzody z partii nie </w:t>
      </w:r>
      <w:r w:rsidRPr="002D5DF5">
        <w:rPr>
          <w:sz w:val="20"/>
          <w:szCs w:val="20"/>
        </w:rPr>
        <w:t>od</w:t>
      </w:r>
      <w:r w:rsidRPr="000E2B47">
        <w:rPr>
          <w:rFonts w:ascii="Calibri" w:hAnsi="Calibri"/>
          <w:sz w:val="20"/>
          <w:szCs w:val="20"/>
        </w:rPr>
        <w:t>sprzedaną do uboju,</w:t>
      </w:r>
      <w:r w:rsidRPr="002D5DF5">
        <w:rPr>
          <w:sz w:val="20"/>
          <w:szCs w:val="20"/>
        </w:rPr>
        <w:t xml:space="preserve"> w przypadku o którym mowa w §</w:t>
      </w:r>
      <w:r>
        <w:rPr>
          <w:sz w:val="20"/>
          <w:szCs w:val="20"/>
        </w:rPr>
        <w:t xml:space="preserve"> 1 ust. 3 niniejszej umowy.</w:t>
      </w:r>
      <w:r w:rsidRPr="002D5DF5">
        <w:rPr>
          <w:sz w:val="20"/>
          <w:szCs w:val="20"/>
        </w:rPr>
        <w:t xml:space="preserve"> </w:t>
      </w:r>
      <w:r>
        <w:rPr>
          <w:rFonts w:ascii="Calibri" w:hAnsi="Calibri"/>
          <w:sz w:val="20"/>
          <w:szCs w:val="20"/>
        </w:rPr>
        <w:t>Kara ta jest wymagalna w terminie płatności faktury VAT wystawionej za daną partię tuczników, w której brakuje sztuk w stosunku do ilości</w:t>
      </w:r>
      <w:r w:rsidR="008E50A0">
        <w:rPr>
          <w:rFonts w:ascii="Calibri" w:hAnsi="Calibri"/>
          <w:sz w:val="20"/>
          <w:szCs w:val="20"/>
        </w:rPr>
        <w:t xml:space="preserve"> sprzedanych warchlaków</w:t>
      </w:r>
      <w:ins w:id="191" w:author="Użytkownik systemu Windows" w:date="2017-03-03T13:00:00Z">
        <w:r w:rsidR="00EB4279">
          <w:rPr>
            <w:rFonts w:ascii="Calibri" w:hAnsi="Calibri"/>
            <w:sz w:val="20"/>
            <w:szCs w:val="20"/>
          </w:rPr>
          <w:t>.</w:t>
        </w:r>
      </w:ins>
      <w:r w:rsidR="008E50A0">
        <w:rPr>
          <w:rFonts w:ascii="Calibri" w:hAnsi="Calibri"/>
          <w:sz w:val="20"/>
          <w:szCs w:val="20"/>
        </w:rPr>
        <w:t xml:space="preserve"> </w:t>
      </w:r>
      <w:del w:id="192" w:author="Użytkownik systemu Windows" w:date="2017-03-03T13:00:00Z">
        <w:r w:rsidR="008E50A0" w:rsidDel="00EB4279">
          <w:rPr>
            <w:rFonts w:ascii="Calibri" w:hAnsi="Calibri"/>
            <w:sz w:val="20"/>
            <w:szCs w:val="20"/>
          </w:rPr>
          <w:delText>w danej partii</w:delText>
        </w:r>
        <w:r w:rsidDel="00EB4279">
          <w:rPr>
            <w:rFonts w:ascii="Calibri" w:hAnsi="Calibri"/>
            <w:sz w:val="20"/>
            <w:szCs w:val="20"/>
          </w:rPr>
          <w:delText xml:space="preserve"> a </w:delText>
        </w:r>
      </w:del>
    </w:p>
    <w:p w:rsidR="002D5DF5" w:rsidRDefault="002D5DF5">
      <w:pPr>
        <w:pStyle w:val="Akapitzlist"/>
        <w:numPr>
          <w:ilvl w:val="0"/>
          <w:numId w:val="9"/>
        </w:numPr>
        <w:spacing w:line="360" w:lineRule="auto"/>
        <w:jc w:val="both"/>
        <w:rPr>
          <w:rFonts w:ascii="Calibri" w:hAnsi="Calibri"/>
          <w:sz w:val="20"/>
          <w:szCs w:val="20"/>
        </w:rPr>
        <w:pPrChange w:id="193" w:author="Użytkownik systemu Windows" w:date="2017-03-03T13:00:00Z">
          <w:pPr>
            <w:pStyle w:val="Akapitzlist"/>
            <w:spacing w:line="276" w:lineRule="auto"/>
            <w:jc w:val="both"/>
          </w:pPr>
        </w:pPrChange>
      </w:pPr>
      <w:del w:id="194" w:author="Użytkownik systemu Windows" w:date="2017-03-03T13:00:00Z">
        <w:r w:rsidDel="00EB4279">
          <w:rPr>
            <w:rFonts w:ascii="Calibri" w:hAnsi="Calibri"/>
            <w:sz w:val="20"/>
            <w:szCs w:val="20"/>
          </w:rPr>
          <w:delText>gdy faktura taka nie zostanie w ogóle wystawiona w terminie 7 dni od przewidywanego terminu odbioru tuczników.</w:delText>
        </w:r>
      </w:del>
    </w:p>
    <w:p w:rsidR="009B2960" w:rsidRPr="009B2960" w:rsidRDefault="002D5DF5">
      <w:pPr>
        <w:numPr>
          <w:ilvl w:val="0"/>
          <w:numId w:val="9"/>
        </w:numPr>
        <w:spacing w:line="360" w:lineRule="auto"/>
        <w:jc w:val="both"/>
        <w:rPr>
          <w:b/>
          <w:sz w:val="20"/>
          <w:szCs w:val="20"/>
        </w:rPr>
        <w:pPrChange w:id="195" w:author="Użytkownik systemu Windows" w:date="2017-03-03T13:00:00Z">
          <w:pPr>
            <w:numPr>
              <w:numId w:val="9"/>
            </w:numPr>
            <w:ind w:left="720" w:hanging="360"/>
          </w:pPr>
        </w:pPrChange>
      </w:pPr>
      <w:r>
        <w:rPr>
          <w:b/>
          <w:sz w:val="20"/>
          <w:szCs w:val="20"/>
        </w:rPr>
        <w:t xml:space="preserve">Kary umowne mogą być potrącane z jakimikolwiek innymi wzajemnymi </w:t>
      </w:r>
      <w:r w:rsidR="008E50A0">
        <w:rPr>
          <w:b/>
          <w:sz w:val="20"/>
          <w:szCs w:val="20"/>
        </w:rPr>
        <w:t>należności</w:t>
      </w:r>
      <w:r>
        <w:rPr>
          <w:b/>
          <w:sz w:val="20"/>
          <w:szCs w:val="20"/>
        </w:rPr>
        <w:t>ami stron</w:t>
      </w:r>
      <w:r w:rsidR="009171CB">
        <w:rPr>
          <w:b/>
          <w:sz w:val="20"/>
          <w:szCs w:val="20"/>
        </w:rPr>
        <w:t xml:space="preserve"> w pierwszej kolejności.</w:t>
      </w:r>
    </w:p>
    <w:p w:rsidR="00187538" w:rsidRDefault="00187538" w:rsidP="000E2B47">
      <w:pPr>
        <w:pStyle w:val="Numeracjaparagrafu"/>
        <w:numPr>
          <w:ilvl w:val="0"/>
          <w:numId w:val="0"/>
        </w:numPr>
        <w:tabs>
          <w:tab w:val="left" w:pos="6379"/>
        </w:tabs>
        <w:ind w:left="357"/>
        <w:rPr>
          <w:ins w:id="196" w:author="Użytkownik systemu Windows" w:date="2017-03-03T12:59:00Z"/>
          <w:rFonts w:ascii="Calibri" w:hAnsi="Calibri"/>
          <w:sz w:val="20"/>
          <w:szCs w:val="20"/>
        </w:rPr>
      </w:pPr>
    </w:p>
    <w:p w:rsidR="00187538" w:rsidRDefault="00187538" w:rsidP="000E2B47">
      <w:pPr>
        <w:pStyle w:val="Numeracjaparagrafu"/>
        <w:numPr>
          <w:ilvl w:val="0"/>
          <w:numId w:val="0"/>
        </w:numPr>
        <w:tabs>
          <w:tab w:val="left" w:pos="6379"/>
        </w:tabs>
        <w:ind w:left="357"/>
        <w:rPr>
          <w:ins w:id="197" w:author="Użytkownik systemu Windows" w:date="2017-03-03T12:59:00Z"/>
          <w:rFonts w:ascii="Calibri" w:hAnsi="Calibri"/>
          <w:sz w:val="20"/>
          <w:szCs w:val="20"/>
        </w:rPr>
      </w:pPr>
    </w:p>
    <w:p w:rsidR="0078458D" w:rsidDel="008043CE" w:rsidRDefault="0078458D">
      <w:pPr>
        <w:rPr>
          <w:ins w:id="198" w:author="Użytkownik systemu Windows" w:date="2018-01-24T13:53:00Z"/>
          <w:del w:id="199" w:author="AthUser" w:date="2019-02-04T14:36:00Z"/>
        </w:rPr>
        <w:pPrChange w:id="200" w:author="Użytkownik systemu Windows" w:date="2017-03-03T13:12:00Z">
          <w:pPr>
            <w:pStyle w:val="Numeracjaparagrafu"/>
            <w:numPr>
              <w:numId w:val="0"/>
            </w:numPr>
            <w:tabs>
              <w:tab w:val="clear" w:pos="720"/>
              <w:tab w:val="left" w:pos="6379"/>
            </w:tabs>
            <w:ind w:left="357" w:firstLine="0"/>
          </w:pPr>
        </w:pPrChange>
      </w:pPr>
    </w:p>
    <w:p w:rsidR="00DF1BE6" w:rsidDel="008043CE" w:rsidRDefault="00DF1BE6">
      <w:pPr>
        <w:rPr>
          <w:ins w:id="201" w:author="Użytkownik systemu Windows" w:date="2018-01-24T13:53:00Z"/>
          <w:del w:id="202" w:author="AthUser" w:date="2019-02-04T14:36:00Z"/>
        </w:rPr>
        <w:pPrChange w:id="203" w:author="Użytkownik systemu Windows" w:date="2017-03-03T13:12:00Z">
          <w:pPr>
            <w:pStyle w:val="Numeracjaparagrafu"/>
            <w:numPr>
              <w:numId w:val="0"/>
            </w:numPr>
            <w:tabs>
              <w:tab w:val="clear" w:pos="720"/>
              <w:tab w:val="left" w:pos="6379"/>
            </w:tabs>
            <w:ind w:left="357" w:firstLine="0"/>
          </w:pPr>
        </w:pPrChange>
      </w:pPr>
    </w:p>
    <w:p w:rsidR="00DF1BE6" w:rsidRPr="0078458D" w:rsidRDefault="00DF1BE6">
      <w:pPr>
        <w:rPr>
          <w:ins w:id="204" w:author="Użytkownik systemu Windows" w:date="2017-03-03T12:59:00Z"/>
          <w:rPrChange w:id="205" w:author="Użytkownik systemu Windows" w:date="2017-03-03T13:12:00Z">
            <w:rPr>
              <w:ins w:id="206" w:author="Użytkownik systemu Windows" w:date="2017-03-03T12:59:00Z"/>
              <w:rFonts w:ascii="Calibri" w:hAnsi="Calibri"/>
              <w:sz w:val="20"/>
              <w:szCs w:val="20"/>
            </w:rPr>
          </w:rPrChange>
        </w:rPr>
        <w:pPrChange w:id="207" w:author="Użytkownik systemu Windows" w:date="2017-03-03T13:12:00Z">
          <w:pPr>
            <w:pStyle w:val="Numeracjaparagrafu"/>
            <w:numPr>
              <w:numId w:val="0"/>
            </w:numPr>
            <w:tabs>
              <w:tab w:val="clear" w:pos="720"/>
              <w:tab w:val="left" w:pos="6379"/>
            </w:tabs>
            <w:ind w:left="357" w:firstLine="0"/>
          </w:pPr>
        </w:pPrChange>
      </w:pPr>
    </w:p>
    <w:p w:rsidR="009B2960" w:rsidRPr="009B2960" w:rsidRDefault="009B2960" w:rsidP="000E2B47">
      <w:pPr>
        <w:pStyle w:val="Numeracjaparagrafu"/>
        <w:numPr>
          <w:ilvl w:val="0"/>
          <w:numId w:val="0"/>
        </w:numPr>
        <w:tabs>
          <w:tab w:val="left" w:pos="6379"/>
        </w:tabs>
        <w:ind w:left="357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§ 6</w:t>
      </w:r>
      <w:r w:rsidRPr="009B2960">
        <w:rPr>
          <w:rFonts w:ascii="Calibri" w:hAnsi="Calibri"/>
          <w:b/>
          <w:sz w:val="20"/>
          <w:szCs w:val="20"/>
        </w:rPr>
        <w:t xml:space="preserve">. </w:t>
      </w:r>
    </w:p>
    <w:p w:rsidR="009B2960" w:rsidRDefault="009B2960" w:rsidP="000E2B47">
      <w:pPr>
        <w:pStyle w:val="Numeracjaparagrafu"/>
        <w:numPr>
          <w:ilvl w:val="0"/>
          <w:numId w:val="0"/>
        </w:numPr>
        <w:ind w:left="357"/>
        <w:rPr>
          <w:ins w:id="208" w:author="Marek Kanikowski" w:date="2019-02-04T09:34:00Z"/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DANE OSOBOWE</w:t>
      </w:r>
    </w:p>
    <w:p w:rsidR="0002051F" w:rsidRPr="0002051F" w:rsidRDefault="0002051F">
      <w:pPr>
        <w:ind w:left="357"/>
        <w:jc w:val="both"/>
        <w:rPr>
          <w:ins w:id="209" w:author="Marek Kanikowski" w:date="2019-02-04T09:34:00Z"/>
          <w:sz w:val="20"/>
          <w:szCs w:val="20"/>
          <w:lang w:eastAsia="ar-SA"/>
          <w:rPrChange w:id="210" w:author="Marek Kanikowski" w:date="2019-02-04T09:42:00Z">
            <w:rPr>
              <w:ins w:id="211" w:author="Marek Kanikowski" w:date="2019-02-04T09:34:00Z"/>
              <w:lang w:eastAsia="ar-SA"/>
            </w:rPr>
          </w:rPrChange>
        </w:rPr>
        <w:pPrChange w:id="212" w:author="Marek Kanikowski" w:date="2019-02-04T09:42:00Z">
          <w:pPr/>
        </w:pPrChange>
      </w:pPr>
      <w:ins w:id="213" w:author="Marek Kanikowski" w:date="2019-02-04T09:35:00Z">
        <w:r w:rsidRPr="0002051F">
          <w:rPr>
            <w:sz w:val="20"/>
            <w:szCs w:val="20"/>
            <w:lang w:eastAsia="ar-SA"/>
            <w:rPrChange w:id="214" w:author="Marek Kanikowski" w:date="2019-02-04T09:42:00Z">
              <w:rPr>
                <w:lang w:eastAsia="ar-SA"/>
              </w:rPr>
            </w:rPrChange>
          </w:rPr>
          <w:t>M</w:t>
        </w:r>
      </w:ins>
      <w:ins w:id="215" w:author="Marek Kanikowski" w:date="2019-02-04T09:34:00Z">
        <w:r w:rsidRPr="0002051F">
          <w:rPr>
            <w:sz w:val="20"/>
            <w:szCs w:val="20"/>
            <w:lang w:eastAsia="ar-SA"/>
            <w:rPrChange w:id="216" w:author="Marek Kanikowski" w:date="2019-02-04T09:42:00Z">
              <w:rPr>
                <w:lang w:eastAsia="ar-SA"/>
              </w:rPr>
            </w:rPrChange>
          </w:rPr>
          <w:t xml:space="preserve">ając na uwadze Rozporządzenie Parlamentu Europejskiego i Rady (UE) 2016/679 z dnia 27 kwietnia 2016 r. w sprawie ochrony osób fizycznych w związku z przetwarzaniem danych osobowych i w sprawie swobodnego przepływu takich danych oraz uchylenia dyrektywy 95/46/WE, </w:t>
        </w:r>
      </w:ins>
      <w:ins w:id="217" w:author="Marek Kanikowski" w:date="2019-02-04T09:35:00Z">
        <w:r w:rsidRPr="0002051F">
          <w:rPr>
            <w:b/>
            <w:sz w:val="20"/>
            <w:szCs w:val="20"/>
            <w:lang w:eastAsia="ar-SA"/>
            <w:rPrChange w:id="218" w:author="Marek Kanikowski" w:date="2019-02-04T09:42:00Z">
              <w:rPr>
                <w:lang w:eastAsia="ar-SA"/>
              </w:rPr>
            </w:rPrChange>
          </w:rPr>
          <w:t>Pr</w:t>
        </w:r>
      </w:ins>
      <w:ins w:id="219" w:author="Marek Kanikowski" w:date="2019-02-04T09:36:00Z">
        <w:r w:rsidRPr="0002051F">
          <w:rPr>
            <w:b/>
            <w:sz w:val="20"/>
            <w:szCs w:val="20"/>
            <w:lang w:eastAsia="ar-SA"/>
            <w:rPrChange w:id="220" w:author="Marek Kanikowski" w:date="2019-02-04T09:42:00Z">
              <w:rPr>
                <w:lang w:eastAsia="ar-SA"/>
              </w:rPr>
            </w:rPrChange>
          </w:rPr>
          <w:t>o</w:t>
        </w:r>
      </w:ins>
      <w:ins w:id="221" w:author="Marek Kanikowski" w:date="2019-02-04T09:35:00Z">
        <w:r w:rsidRPr="0002051F">
          <w:rPr>
            <w:b/>
            <w:sz w:val="20"/>
            <w:szCs w:val="20"/>
            <w:lang w:eastAsia="ar-SA"/>
            <w:rPrChange w:id="222" w:author="Marek Kanikowski" w:date="2019-02-04T09:42:00Z">
              <w:rPr>
                <w:lang w:eastAsia="ar-SA"/>
              </w:rPr>
            </w:rPrChange>
          </w:rPr>
          <w:t xml:space="preserve">ducent </w:t>
        </w:r>
      </w:ins>
      <w:ins w:id="223" w:author="Marek Kanikowski" w:date="2019-02-04T09:34:00Z">
        <w:r w:rsidRPr="0002051F">
          <w:rPr>
            <w:sz w:val="20"/>
            <w:szCs w:val="20"/>
            <w:lang w:eastAsia="ar-SA"/>
            <w:rPrChange w:id="224" w:author="Marek Kanikowski" w:date="2019-02-04T09:42:00Z">
              <w:rPr>
                <w:lang w:eastAsia="ar-SA"/>
              </w:rPr>
            </w:rPrChange>
          </w:rPr>
          <w:t xml:space="preserve">wyraża zgodę na przetwarzanie </w:t>
        </w:r>
      </w:ins>
      <w:ins w:id="225" w:author="Marek Kanikowski" w:date="2019-02-04T09:36:00Z">
        <w:r w:rsidRPr="0002051F">
          <w:rPr>
            <w:sz w:val="20"/>
            <w:szCs w:val="20"/>
            <w:lang w:eastAsia="ar-SA"/>
            <w:rPrChange w:id="226" w:author="Marek Kanikowski" w:date="2019-02-04T09:42:00Z">
              <w:rPr>
                <w:lang w:eastAsia="ar-SA"/>
              </w:rPr>
            </w:rPrChange>
          </w:rPr>
          <w:t>swoich</w:t>
        </w:r>
      </w:ins>
      <w:ins w:id="227" w:author="Marek Kanikowski" w:date="2019-02-04T09:34:00Z">
        <w:r w:rsidRPr="0002051F">
          <w:rPr>
            <w:sz w:val="20"/>
            <w:szCs w:val="20"/>
            <w:lang w:eastAsia="ar-SA"/>
            <w:rPrChange w:id="228" w:author="Marek Kanikowski" w:date="2019-02-04T09:42:00Z">
              <w:rPr>
                <w:lang w:eastAsia="ar-SA"/>
              </w:rPr>
            </w:rPrChange>
          </w:rPr>
          <w:t xml:space="preserve"> danych osobowych przez </w:t>
        </w:r>
      </w:ins>
      <w:ins w:id="229" w:author="Marek Kanikowski" w:date="2019-02-04T09:36:00Z">
        <w:r w:rsidRPr="0002051F">
          <w:rPr>
            <w:sz w:val="20"/>
            <w:szCs w:val="20"/>
            <w:lang w:eastAsia="ar-SA"/>
            <w:rPrChange w:id="230" w:author="Marek Kanikowski" w:date="2019-02-04T09:42:00Z">
              <w:rPr>
                <w:lang w:eastAsia="ar-SA"/>
              </w:rPr>
            </w:rPrChange>
          </w:rPr>
          <w:t>Spółkę</w:t>
        </w:r>
      </w:ins>
      <w:ins w:id="231" w:author="Marek Kanikowski" w:date="2019-02-04T09:34:00Z">
        <w:r w:rsidRPr="0002051F">
          <w:rPr>
            <w:sz w:val="20"/>
            <w:szCs w:val="20"/>
            <w:lang w:eastAsia="ar-SA"/>
            <w:rPrChange w:id="232" w:author="Marek Kanikowski" w:date="2019-02-04T09:42:00Z">
              <w:rPr>
                <w:lang w:eastAsia="ar-SA"/>
              </w:rPr>
            </w:rPrChange>
          </w:rPr>
          <w:t>, dla celów</w:t>
        </w:r>
      </w:ins>
      <w:ins w:id="233" w:author="Marek Kanikowski" w:date="2019-02-04T09:37:00Z">
        <w:r w:rsidRPr="0002051F">
          <w:rPr>
            <w:sz w:val="20"/>
            <w:szCs w:val="20"/>
            <w:lang w:eastAsia="ar-SA"/>
            <w:rPrChange w:id="234" w:author="Marek Kanikowski" w:date="2019-02-04T09:42:00Z">
              <w:rPr>
                <w:lang w:eastAsia="ar-SA"/>
              </w:rPr>
            </w:rPrChange>
          </w:rPr>
          <w:t xml:space="preserve"> niezbędnych do właściwej realizacji </w:t>
        </w:r>
      </w:ins>
      <w:ins w:id="235" w:author="Marek Kanikowski" w:date="2019-02-04T09:38:00Z">
        <w:r w:rsidRPr="0002051F">
          <w:rPr>
            <w:sz w:val="20"/>
            <w:szCs w:val="20"/>
            <w:lang w:eastAsia="ar-SA"/>
            <w:rPrChange w:id="236" w:author="Marek Kanikowski" w:date="2019-02-04T09:42:00Z">
              <w:rPr>
                <w:lang w:eastAsia="ar-SA"/>
              </w:rPr>
            </w:rPrChange>
          </w:rPr>
          <w:t>Umowy,</w:t>
        </w:r>
      </w:ins>
      <w:ins w:id="237" w:author="Marek Kanikowski" w:date="2019-02-04T09:34:00Z">
        <w:r w:rsidRPr="0002051F">
          <w:rPr>
            <w:sz w:val="20"/>
            <w:szCs w:val="20"/>
            <w:lang w:eastAsia="ar-SA"/>
            <w:rPrChange w:id="238" w:author="Marek Kanikowski" w:date="2019-02-04T09:42:00Z">
              <w:rPr>
                <w:lang w:eastAsia="ar-SA"/>
              </w:rPr>
            </w:rPrChange>
          </w:rPr>
          <w:t xml:space="preserve"> których administratorem jest Pani Edyta Młynarczyk. </w:t>
        </w:r>
      </w:ins>
      <w:ins w:id="239" w:author="Marek Kanikowski" w:date="2019-02-04T09:38:00Z">
        <w:r w:rsidRPr="0002051F">
          <w:rPr>
            <w:sz w:val="20"/>
            <w:szCs w:val="20"/>
            <w:lang w:eastAsia="ar-SA"/>
            <w:rPrChange w:id="240" w:author="Marek Kanikowski" w:date="2019-02-04T09:42:00Z">
              <w:rPr>
                <w:lang w:eastAsia="ar-SA"/>
              </w:rPr>
            </w:rPrChange>
          </w:rPr>
          <w:t>Jednocześnie</w:t>
        </w:r>
      </w:ins>
      <w:ins w:id="241" w:author="Marek Kanikowski" w:date="2019-02-04T09:39:00Z">
        <w:r w:rsidRPr="0002051F">
          <w:rPr>
            <w:sz w:val="20"/>
            <w:szCs w:val="20"/>
            <w:lang w:eastAsia="ar-SA"/>
            <w:rPrChange w:id="242" w:author="Marek Kanikowski" w:date="2019-02-04T09:42:00Z">
              <w:rPr>
                <w:lang w:eastAsia="ar-SA"/>
              </w:rPr>
            </w:rPrChange>
          </w:rPr>
          <w:t xml:space="preserve"> </w:t>
        </w:r>
        <w:r w:rsidRPr="0002051F">
          <w:rPr>
            <w:b/>
            <w:sz w:val="20"/>
            <w:szCs w:val="20"/>
            <w:lang w:eastAsia="ar-SA"/>
            <w:rPrChange w:id="243" w:author="Marek Kanikowski" w:date="2019-02-04T09:42:00Z">
              <w:rPr>
                <w:lang w:eastAsia="ar-SA"/>
              </w:rPr>
            </w:rPrChange>
          </w:rPr>
          <w:t>Producent</w:t>
        </w:r>
        <w:r w:rsidRPr="0002051F">
          <w:rPr>
            <w:sz w:val="20"/>
            <w:szCs w:val="20"/>
            <w:lang w:eastAsia="ar-SA"/>
            <w:rPrChange w:id="244" w:author="Marek Kanikowski" w:date="2019-02-04T09:42:00Z">
              <w:rPr>
                <w:lang w:eastAsia="ar-SA"/>
              </w:rPr>
            </w:rPrChange>
          </w:rPr>
          <w:t xml:space="preserve"> oświadcza, iż został</w:t>
        </w:r>
      </w:ins>
      <w:ins w:id="245" w:author="Marek Kanikowski" w:date="2019-02-04T09:34:00Z">
        <w:r w:rsidRPr="0002051F">
          <w:rPr>
            <w:sz w:val="20"/>
            <w:szCs w:val="20"/>
            <w:lang w:eastAsia="ar-SA"/>
            <w:rPrChange w:id="246" w:author="Marek Kanikowski" w:date="2019-02-04T09:42:00Z">
              <w:rPr>
                <w:lang w:eastAsia="ar-SA"/>
              </w:rPr>
            </w:rPrChange>
          </w:rPr>
          <w:t xml:space="preserve"> poinformowany</w:t>
        </w:r>
      </w:ins>
      <w:ins w:id="247" w:author="Marek Kanikowski" w:date="2019-02-04T09:40:00Z">
        <w:r w:rsidRPr="0002051F">
          <w:rPr>
            <w:sz w:val="20"/>
            <w:szCs w:val="20"/>
            <w:lang w:eastAsia="ar-SA"/>
            <w:rPrChange w:id="248" w:author="Marek Kanikowski" w:date="2019-02-04T09:42:00Z">
              <w:rPr>
                <w:lang w:eastAsia="ar-SA"/>
              </w:rPr>
            </w:rPrChange>
          </w:rPr>
          <w:t xml:space="preserve"> przez </w:t>
        </w:r>
        <w:r w:rsidRPr="0002051F">
          <w:rPr>
            <w:b/>
            <w:sz w:val="20"/>
            <w:szCs w:val="20"/>
            <w:lang w:eastAsia="ar-SA"/>
            <w:rPrChange w:id="249" w:author="Marek Kanikowski" w:date="2019-02-04T09:42:00Z">
              <w:rPr>
                <w:lang w:eastAsia="ar-SA"/>
              </w:rPr>
            </w:rPrChange>
          </w:rPr>
          <w:t>Spółkę</w:t>
        </w:r>
      </w:ins>
      <w:ins w:id="250" w:author="Marek Kanikowski" w:date="2019-02-04T09:34:00Z">
        <w:r w:rsidRPr="0002051F">
          <w:rPr>
            <w:sz w:val="20"/>
            <w:szCs w:val="20"/>
            <w:lang w:eastAsia="ar-SA"/>
            <w:rPrChange w:id="251" w:author="Marek Kanikowski" w:date="2019-02-04T09:42:00Z">
              <w:rPr>
                <w:lang w:eastAsia="ar-SA"/>
              </w:rPr>
            </w:rPrChange>
          </w:rPr>
          <w:t xml:space="preserve"> o tym, że ma prawo dostępu do treści </w:t>
        </w:r>
      </w:ins>
      <w:ins w:id="252" w:author="Marek Kanikowski" w:date="2019-02-04T09:40:00Z">
        <w:r w:rsidRPr="0002051F">
          <w:rPr>
            <w:sz w:val="20"/>
            <w:szCs w:val="20"/>
            <w:lang w:eastAsia="ar-SA"/>
            <w:rPrChange w:id="253" w:author="Marek Kanikowski" w:date="2019-02-04T09:42:00Z">
              <w:rPr>
                <w:lang w:eastAsia="ar-SA"/>
              </w:rPr>
            </w:rPrChange>
          </w:rPr>
          <w:t>swoich danych o</w:t>
        </w:r>
      </w:ins>
      <w:ins w:id="254" w:author="Marek Kanikowski" w:date="2019-02-04T09:41:00Z">
        <w:r w:rsidRPr="0002051F">
          <w:rPr>
            <w:sz w:val="20"/>
            <w:szCs w:val="20"/>
            <w:lang w:eastAsia="ar-SA"/>
            <w:rPrChange w:id="255" w:author="Marek Kanikowski" w:date="2019-02-04T09:42:00Z">
              <w:rPr>
                <w:lang w:eastAsia="ar-SA"/>
              </w:rPr>
            </w:rPrChange>
          </w:rPr>
          <w:t>sobowych</w:t>
        </w:r>
      </w:ins>
      <w:ins w:id="256" w:author="Marek Kanikowski" w:date="2019-02-04T09:34:00Z">
        <w:r w:rsidRPr="0002051F">
          <w:rPr>
            <w:sz w:val="20"/>
            <w:szCs w:val="20"/>
            <w:lang w:eastAsia="ar-SA"/>
            <w:rPrChange w:id="257" w:author="Marek Kanikowski" w:date="2019-02-04T09:42:00Z">
              <w:rPr>
                <w:lang w:eastAsia="ar-SA"/>
              </w:rPr>
            </w:rPrChange>
          </w:rPr>
          <w:t>, ich poprawienia, żądania zaprzestania ich przetwarzania, a także że podanie tych danych jest dobrowolne.</w:t>
        </w:r>
      </w:ins>
    </w:p>
    <w:p w:rsidR="0002051F" w:rsidRPr="007C7776" w:rsidDel="0002051F" w:rsidRDefault="0002051F">
      <w:pPr>
        <w:rPr>
          <w:del w:id="258" w:author="Marek Kanikowski" w:date="2019-02-04T09:43:00Z"/>
        </w:rPr>
        <w:pPrChange w:id="259" w:author="Marek Kanikowski" w:date="2019-02-04T09:34:00Z">
          <w:pPr>
            <w:pStyle w:val="Numeracjaparagrafu"/>
            <w:numPr>
              <w:numId w:val="0"/>
            </w:numPr>
            <w:tabs>
              <w:tab w:val="clear" w:pos="720"/>
            </w:tabs>
            <w:ind w:left="357" w:firstLine="0"/>
          </w:pPr>
        </w:pPrChange>
      </w:pPr>
    </w:p>
    <w:p w:rsidR="00561A4A" w:rsidRPr="009B2960" w:rsidDel="0002051F" w:rsidRDefault="009B2960" w:rsidP="009B2960">
      <w:pPr>
        <w:pStyle w:val="Numeracjaparagrafu"/>
        <w:numPr>
          <w:ilvl w:val="0"/>
          <w:numId w:val="0"/>
        </w:numPr>
        <w:ind w:left="360"/>
        <w:jc w:val="left"/>
        <w:rPr>
          <w:del w:id="260" w:author="Marek Kanikowski" w:date="2019-02-04T09:43:00Z"/>
          <w:rFonts w:ascii="Calibri" w:hAnsi="Calibri"/>
          <w:sz w:val="20"/>
          <w:szCs w:val="20"/>
        </w:rPr>
      </w:pPr>
      <w:del w:id="261" w:author="Marek Kanikowski" w:date="2019-02-04T09:43:00Z">
        <w:r w:rsidRPr="009B2960" w:rsidDel="0002051F">
          <w:rPr>
            <w:rFonts w:ascii="Calibri" w:hAnsi="Calibri"/>
            <w:b/>
            <w:sz w:val="20"/>
            <w:szCs w:val="20"/>
          </w:rPr>
          <w:delText xml:space="preserve">Producent </w:delText>
        </w:r>
        <w:r w:rsidRPr="009B2960" w:rsidDel="0002051F">
          <w:rPr>
            <w:rFonts w:ascii="Calibri" w:hAnsi="Calibri"/>
            <w:sz w:val="20"/>
            <w:szCs w:val="20"/>
          </w:rPr>
          <w:delText xml:space="preserve">wyraża zgodę na przetwarzanie przez </w:delText>
        </w:r>
        <w:r w:rsidRPr="009B2960" w:rsidDel="0002051F">
          <w:rPr>
            <w:rFonts w:ascii="Calibri" w:hAnsi="Calibri"/>
            <w:b/>
            <w:sz w:val="20"/>
            <w:szCs w:val="20"/>
          </w:rPr>
          <w:delText xml:space="preserve">Spółkę </w:delText>
        </w:r>
        <w:r w:rsidRPr="009B2960" w:rsidDel="0002051F">
          <w:rPr>
            <w:rFonts w:ascii="Calibri" w:hAnsi="Calibri"/>
            <w:sz w:val="20"/>
            <w:szCs w:val="20"/>
          </w:rPr>
          <w:delText>swoich danych osobowych zawartych w umowie zgodnie z Ustawą z 29 sierpnia 1997 r. „O ochronie danych osobowych” (tj. Dz. U. z 2016r. poz. 922).</w:delText>
        </w:r>
      </w:del>
    </w:p>
    <w:p w:rsidR="009B2960" w:rsidRPr="009B2960" w:rsidDel="0002051F" w:rsidRDefault="0002051F" w:rsidP="009B2960">
      <w:pPr>
        <w:rPr>
          <w:del w:id="262" w:author="Marek Kanikowski" w:date="2019-02-04T09:43:00Z"/>
          <w:sz w:val="20"/>
          <w:szCs w:val="20"/>
        </w:rPr>
      </w:pPr>
      <w:ins w:id="263" w:author="Marek Kanikowski" w:date="2019-02-04T09:34:00Z">
        <w:r>
          <w:rPr>
            <w:sz w:val="20"/>
            <w:szCs w:val="20"/>
          </w:rPr>
          <w:tab/>
        </w:r>
      </w:ins>
      <w:ins w:id="264" w:author="Marek Kanikowski" w:date="2019-02-04T09:43:00Z">
        <w:r>
          <w:rPr>
            <w:sz w:val="20"/>
            <w:szCs w:val="20"/>
          </w:rPr>
          <w:tab/>
        </w:r>
        <w:r>
          <w:rPr>
            <w:sz w:val="20"/>
            <w:szCs w:val="20"/>
          </w:rPr>
          <w:tab/>
        </w:r>
        <w:r>
          <w:rPr>
            <w:sz w:val="20"/>
            <w:szCs w:val="20"/>
          </w:rPr>
          <w:tab/>
        </w:r>
        <w:r>
          <w:rPr>
            <w:sz w:val="20"/>
            <w:szCs w:val="20"/>
          </w:rPr>
          <w:tab/>
        </w:r>
        <w:r>
          <w:rPr>
            <w:sz w:val="20"/>
            <w:szCs w:val="20"/>
          </w:rPr>
          <w:tab/>
          <w:t xml:space="preserve">        </w:t>
        </w:r>
      </w:ins>
    </w:p>
    <w:p w:rsidR="009B2960" w:rsidRPr="009B2960" w:rsidRDefault="009B2960">
      <w:pPr>
        <w:pPrChange w:id="265" w:author="Marek Kanikowski" w:date="2019-02-04T09:43:00Z">
          <w:pPr>
            <w:pStyle w:val="Numeracjaparagrafu"/>
            <w:numPr>
              <w:numId w:val="0"/>
            </w:numPr>
            <w:tabs>
              <w:tab w:val="clear" w:pos="720"/>
            </w:tabs>
            <w:ind w:left="357" w:firstLine="0"/>
          </w:pPr>
        </w:pPrChange>
      </w:pPr>
      <w:r w:rsidRPr="009B2960">
        <w:t xml:space="preserve">§ </w:t>
      </w:r>
      <w:r w:rsidR="008E50A0">
        <w:t>7</w:t>
      </w:r>
      <w:r w:rsidRPr="009B2960">
        <w:t xml:space="preserve">. </w:t>
      </w:r>
    </w:p>
    <w:p w:rsidR="00CE737F" w:rsidRPr="00CE737F" w:rsidRDefault="009B2960" w:rsidP="001650A8">
      <w:pPr>
        <w:pStyle w:val="Numeracjaparagrafu"/>
        <w:numPr>
          <w:ilvl w:val="0"/>
          <w:numId w:val="0"/>
        </w:numPr>
        <w:ind w:left="357"/>
        <w:rPr>
          <w:rFonts w:ascii="Calibri" w:hAnsi="Calibri"/>
          <w:b/>
          <w:sz w:val="20"/>
          <w:szCs w:val="20"/>
          <w:rPrChange w:id="266" w:author="Marek Kanikowski" w:date="2018-07-18T15:08:00Z">
            <w:rPr/>
          </w:rPrChange>
        </w:rPr>
      </w:pPr>
      <w:r w:rsidRPr="009B2960">
        <w:rPr>
          <w:rFonts w:ascii="Calibri" w:hAnsi="Calibri"/>
          <w:b/>
          <w:sz w:val="20"/>
          <w:szCs w:val="20"/>
        </w:rPr>
        <w:t>POSTANOWIENIE KOŃCOWE</w:t>
      </w:r>
    </w:p>
    <w:p w:rsidR="009B2960" w:rsidRPr="009B2960" w:rsidRDefault="009B2960" w:rsidP="009B2960">
      <w:pPr>
        <w:numPr>
          <w:ilvl w:val="0"/>
          <w:numId w:val="3"/>
        </w:numPr>
        <w:tabs>
          <w:tab w:val="left" w:pos="426"/>
        </w:tabs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W sprawach nieregulowanych w umowie mają zastosowanie przepisy Kodeksu Cywilnego.</w:t>
      </w:r>
    </w:p>
    <w:p w:rsidR="009B2960" w:rsidRPr="009B2960" w:rsidRDefault="009B2960" w:rsidP="009B2960">
      <w:pPr>
        <w:numPr>
          <w:ilvl w:val="0"/>
          <w:numId w:val="3"/>
        </w:numPr>
        <w:tabs>
          <w:tab w:val="left" w:pos="426"/>
        </w:tabs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Zmiany i uzupełnienia niniejszej Umowy wymagają dla swojej ważności aneksu w formie pisemnej.</w:t>
      </w:r>
    </w:p>
    <w:p w:rsidR="009B2960" w:rsidRPr="009B2960" w:rsidRDefault="009B2960" w:rsidP="009B2960">
      <w:pPr>
        <w:numPr>
          <w:ilvl w:val="0"/>
          <w:numId w:val="3"/>
        </w:numPr>
        <w:tabs>
          <w:tab w:val="left" w:pos="426"/>
        </w:tabs>
        <w:suppressAutoHyphens/>
        <w:spacing w:after="0" w:line="360" w:lineRule="auto"/>
        <w:jc w:val="both"/>
        <w:rPr>
          <w:b/>
          <w:sz w:val="20"/>
          <w:szCs w:val="20"/>
        </w:rPr>
      </w:pPr>
      <w:r w:rsidRPr="009B2960">
        <w:rPr>
          <w:sz w:val="20"/>
          <w:szCs w:val="20"/>
        </w:rPr>
        <w:t xml:space="preserve">W przypadku sporów między stronami pozostającymi w związku z niniejszą umową, Strony dołożą wszelkich starań, aby spory te rozwiązać polubownie. W przypadku niemożności polubownego rozwiązania dla sporu właściwym będzie sąd właściwy dla siedziby </w:t>
      </w:r>
      <w:r w:rsidRPr="009B2960">
        <w:rPr>
          <w:b/>
          <w:sz w:val="20"/>
          <w:szCs w:val="20"/>
        </w:rPr>
        <w:t xml:space="preserve">Spółki. </w:t>
      </w:r>
    </w:p>
    <w:p w:rsidR="009B2960" w:rsidRPr="009B2960" w:rsidRDefault="009B2960" w:rsidP="009B2960">
      <w:pPr>
        <w:pStyle w:val="Numeracjaparagrafu"/>
        <w:numPr>
          <w:ilvl w:val="0"/>
          <w:numId w:val="3"/>
        </w:numPr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Wszelkie powiadomienia i oświadczenia Stron będą dostarczane pisemnie w formie listu poleconego lub mailem na adres</w:t>
      </w:r>
      <w:r w:rsidR="009171CB">
        <w:rPr>
          <w:rFonts w:ascii="Calibri" w:hAnsi="Calibri"/>
          <w:sz w:val="20"/>
          <w:szCs w:val="20"/>
        </w:rPr>
        <w:t>:</w:t>
      </w:r>
    </w:p>
    <w:tbl>
      <w:tblPr>
        <w:tblW w:w="0" w:type="auto"/>
        <w:tblInd w:w="720" w:type="dxa"/>
        <w:tblLook w:val="04A0" w:firstRow="1" w:lastRow="0" w:firstColumn="1" w:lastColumn="0" w:noHBand="0" w:noVBand="1"/>
        <w:tblPrChange w:id="267" w:author="Użytkownik systemu Windows" w:date="2017-03-03T13:09:00Z">
          <w:tblPr>
            <w:tblW w:w="0" w:type="auto"/>
            <w:tblInd w:w="720" w:type="dxa"/>
            <w:tblLook w:val="04A0" w:firstRow="1" w:lastRow="0" w:firstColumn="1" w:lastColumn="0" w:noHBand="0" w:noVBand="1"/>
          </w:tblPr>
        </w:tblPrChange>
      </w:tblPr>
      <w:tblGrid>
        <w:gridCol w:w="3695"/>
        <w:gridCol w:w="354"/>
        <w:gridCol w:w="4205"/>
        <w:tblGridChange w:id="268">
          <w:tblGrid>
            <w:gridCol w:w="3836"/>
            <w:gridCol w:w="367"/>
            <w:gridCol w:w="4365"/>
          </w:tblGrid>
        </w:tblGridChange>
      </w:tblGrid>
      <w:tr w:rsidR="009B2960" w:rsidRPr="00717DBE" w:rsidTr="002F2C4A">
        <w:trPr>
          <w:trHeight w:val="271"/>
        </w:trPr>
        <w:tc>
          <w:tcPr>
            <w:tcW w:w="3695" w:type="dxa"/>
            <w:shd w:val="clear" w:color="auto" w:fill="auto"/>
            <w:tcPrChange w:id="269" w:author="Użytkownik systemu Windows" w:date="2017-03-03T13:09:00Z">
              <w:tcPr>
                <w:tcW w:w="3836" w:type="dxa"/>
                <w:shd w:val="clear" w:color="auto" w:fill="auto"/>
              </w:tcPr>
            </w:tcPrChange>
          </w:tcPr>
          <w:p w:rsidR="009B2960" w:rsidRPr="00D2364C" w:rsidRDefault="009B2960" w:rsidP="00D2364C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i/>
                <w:sz w:val="20"/>
                <w:szCs w:val="20"/>
              </w:rPr>
              <w:t xml:space="preserve">Adres e-mail Spółki: </w:t>
            </w:r>
          </w:p>
        </w:tc>
        <w:tc>
          <w:tcPr>
            <w:tcW w:w="354" w:type="dxa"/>
            <w:shd w:val="clear" w:color="auto" w:fill="auto"/>
            <w:tcPrChange w:id="270" w:author="Użytkownik systemu Windows" w:date="2017-03-03T13:09:00Z">
              <w:tcPr>
                <w:tcW w:w="367" w:type="dxa"/>
                <w:shd w:val="clear" w:color="auto" w:fill="auto"/>
              </w:tcPr>
            </w:tcPrChange>
          </w:tcPr>
          <w:p w:rsidR="009B2960" w:rsidRPr="00D2364C" w:rsidRDefault="009B2960" w:rsidP="00D2364C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205" w:type="dxa"/>
            <w:shd w:val="clear" w:color="auto" w:fill="auto"/>
            <w:tcPrChange w:id="271" w:author="Użytkownik systemu Windows" w:date="2017-03-03T13:09:00Z">
              <w:tcPr>
                <w:tcW w:w="4365" w:type="dxa"/>
                <w:shd w:val="clear" w:color="auto" w:fill="auto"/>
              </w:tcPr>
            </w:tcPrChange>
          </w:tcPr>
          <w:p w:rsidR="009B2960" w:rsidRPr="00D2364C" w:rsidRDefault="009B2960" w:rsidP="00D2364C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i/>
                <w:sz w:val="20"/>
                <w:szCs w:val="20"/>
              </w:rPr>
              <w:t>Adres e-mail Producenta:</w:t>
            </w:r>
          </w:p>
        </w:tc>
      </w:tr>
      <w:tr w:rsidR="009B2960" w:rsidRPr="00717DBE" w:rsidTr="002F2C4A">
        <w:trPr>
          <w:trHeight w:val="271"/>
        </w:trPr>
        <w:tc>
          <w:tcPr>
            <w:tcW w:w="3695" w:type="dxa"/>
            <w:shd w:val="clear" w:color="auto" w:fill="auto"/>
            <w:tcPrChange w:id="272" w:author="Użytkownik systemu Windows" w:date="2017-03-03T13:09:00Z">
              <w:tcPr>
                <w:tcW w:w="3836" w:type="dxa"/>
                <w:shd w:val="clear" w:color="auto" w:fill="auto"/>
              </w:tcPr>
            </w:tcPrChange>
          </w:tcPr>
          <w:p w:rsidR="009B2960" w:rsidRPr="00D2364C" w:rsidRDefault="009B2960" w:rsidP="00D2364C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2364C">
              <w:rPr>
                <w:sz w:val="20"/>
                <w:szCs w:val="20"/>
                <w:lang w:val="en-US"/>
              </w:rPr>
              <w:t xml:space="preserve">e-mail: </w:t>
            </w:r>
            <w:r w:rsidRPr="00D2364C">
              <w:rPr>
                <w:sz w:val="20"/>
                <w:szCs w:val="20"/>
                <w:lang w:val="en-US"/>
              </w:rPr>
              <w:fldChar w:fldCharType="begin"/>
            </w:r>
            <w:r w:rsidRPr="00D2364C">
              <w:rPr>
                <w:sz w:val="20"/>
                <w:szCs w:val="20"/>
                <w:lang w:val="en-US"/>
              </w:rPr>
              <w:instrText xml:space="preserve"> HYPERLINK "mailto:sekretariat@agrotranshandel.pl" </w:instrText>
            </w:r>
            <w:r w:rsidRPr="00D2364C">
              <w:rPr>
                <w:sz w:val="20"/>
                <w:szCs w:val="20"/>
                <w:lang w:val="en-US"/>
              </w:rPr>
              <w:fldChar w:fldCharType="separate"/>
            </w:r>
            <w:r w:rsidRPr="00D2364C">
              <w:rPr>
                <w:rStyle w:val="Hipercze"/>
                <w:sz w:val="20"/>
                <w:szCs w:val="20"/>
                <w:lang w:val="en-US"/>
              </w:rPr>
              <w:t>sekretariat@agrotranshandel.pl</w:t>
            </w:r>
            <w:r w:rsidRPr="00D2364C">
              <w:rPr>
                <w:sz w:val="20"/>
                <w:szCs w:val="20"/>
                <w:lang w:val="en-US"/>
              </w:rPr>
              <w:fldChar w:fldCharType="end"/>
            </w:r>
          </w:p>
        </w:tc>
        <w:tc>
          <w:tcPr>
            <w:tcW w:w="354" w:type="dxa"/>
            <w:shd w:val="clear" w:color="auto" w:fill="auto"/>
            <w:tcPrChange w:id="273" w:author="Użytkownik systemu Windows" w:date="2017-03-03T13:09:00Z">
              <w:tcPr>
                <w:tcW w:w="367" w:type="dxa"/>
                <w:shd w:val="clear" w:color="auto" w:fill="auto"/>
              </w:tcPr>
            </w:tcPrChange>
          </w:tcPr>
          <w:p w:rsidR="009B2960" w:rsidRPr="00D2364C" w:rsidRDefault="009B2960" w:rsidP="00D2364C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205" w:type="dxa"/>
            <w:shd w:val="clear" w:color="auto" w:fill="auto"/>
            <w:tcPrChange w:id="274" w:author="Użytkownik systemu Windows" w:date="2017-03-03T13:09:00Z">
              <w:tcPr>
                <w:tcW w:w="4365" w:type="dxa"/>
                <w:shd w:val="clear" w:color="auto" w:fill="auto"/>
              </w:tcPr>
            </w:tcPrChange>
          </w:tcPr>
          <w:p w:rsidR="009B2960" w:rsidRPr="00D2364C" w:rsidRDefault="00443845" w:rsidP="00D2364C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r w:rsidR="00162D96">
              <w:rPr>
                <w:sz w:val="20"/>
                <w:szCs w:val="20"/>
              </w:rPr>
              <w:t>text_</w:t>
            </w:r>
            <w:r>
              <w:rPr>
                <w:sz w:val="20"/>
                <w:szCs w:val="20"/>
              </w:rPr>
              <w:t>farmer</w:t>
            </w:r>
            <w:r w:rsidR="00247C94">
              <w:rPr>
                <w:sz w:val="20"/>
                <w:szCs w:val="20"/>
              </w:rPr>
              <w:t>e</w:t>
            </w:r>
            <w:r>
              <w:rPr>
                <w:sz w:val="20"/>
                <w:szCs w:val="20"/>
              </w:rPr>
              <w:t>mail}</w:t>
            </w:r>
          </w:p>
        </w:tc>
      </w:tr>
      <w:tr w:rsidR="00F26B40" w:rsidRPr="00717DBE" w:rsidTr="002F2C4A">
        <w:trPr>
          <w:trHeight w:val="271"/>
        </w:trPr>
        <w:tc>
          <w:tcPr>
            <w:tcW w:w="3695" w:type="dxa"/>
            <w:shd w:val="clear" w:color="auto" w:fill="auto"/>
            <w:tcPrChange w:id="275" w:author="Użytkownik systemu Windows" w:date="2017-03-03T13:09:00Z">
              <w:tcPr>
                <w:tcW w:w="3836" w:type="dxa"/>
                <w:shd w:val="clear" w:color="auto" w:fill="auto"/>
              </w:tcPr>
            </w:tcPrChange>
          </w:tcPr>
          <w:p w:rsidR="00F26B40" w:rsidRPr="00D2364C" w:rsidRDefault="00F26B40">
            <w:pPr>
              <w:tabs>
                <w:tab w:val="left" w:pos="426"/>
              </w:tabs>
              <w:spacing w:after="0" w:line="360" w:lineRule="auto"/>
              <w:jc w:val="both"/>
              <w:rPr>
                <w:sz w:val="20"/>
                <w:szCs w:val="20"/>
                <w:lang w:val="en-US"/>
              </w:rPr>
              <w:pPrChange w:id="276" w:author="Użytkownik systemu Windows" w:date="2017-03-03T13:10:00Z">
                <w:pPr>
                  <w:tabs>
                    <w:tab w:val="left" w:pos="426"/>
                  </w:tabs>
                  <w:spacing w:line="360" w:lineRule="auto"/>
                  <w:jc w:val="both"/>
                </w:pPr>
              </w:pPrChange>
            </w:pPr>
          </w:p>
        </w:tc>
        <w:tc>
          <w:tcPr>
            <w:tcW w:w="354" w:type="dxa"/>
            <w:shd w:val="clear" w:color="auto" w:fill="auto"/>
            <w:tcPrChange w:id="277" w:author="Użytkownik systemu Windows" w:date="2017-03-03T13:09:00Z">
              <w:tcPr>
                <w:tcW w:w="367" w:type="dxa"/>
                <w:shd w:val="clear" w:color="auto" w:fill="auto"/>
              </w:tcPr>
            </w:tcPrChange>
          </w:tcPr>
          <w:p w:rsidR="00F26B40" w:rsidRPr="00D2364C" w:rsidRDefault="00F26B40" w:rsidP="00D2364C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205" w:type="dxa"/>
            <w:shd w:val="clear" w:color="auto" w:fill="auto"/>
            <w:tcPrChange w:id="278" w:author="Użytkownik systemu Windows" w:date="2017-03-03T13:09:00Z">
              <w:tcPr>
                <w:tcW w:w="4365" w:type="dxa"/>
                <w:shd w:val="clear" w:color="auto" w:fill="auto"/>
              </w:tcPr>
            </w:tcPrChange>
          </w:tcPr>
          <w:p w:rsidR="00F26B40" w:rsidRPr="00D2364C" w:rsidRDefault="00F26B40" w:rsidP="00D2364C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:rsidR="009B2960" w:rsidRPr="00CE737F" w:rsidRDefault="009171CB" w:rsidP="009B2960">
      <w:pPr>
        <w:numPr>
          <w:ilvl w:val="0"/>
          <w:numId w:val="3"/>
        </w:numPr>
        <w:tabs>
          <w:tab w:val="left" w:pos="426"/>
        </w:tabs>
        <w:suppressAutoHyphens/>
        <w:spacing w:after="0" w:line="360" w:lineRule="auto"/>
        <w:jc w:val="both"/>
        <w:rPr>
          <w:ins w:id="279" w:author="Marek Kanikowski" w:date="2018-07-18T15:08:00Z"/>
          <w:b/>
          <w:sz w:val="20"/>
          <w:szCs w:val="20"/>
          <w:rPrChange w:id="280" w:author="Marek Kanikowski" w:date="2018-07-18T15:08:00Z">
            <w:rPr>
              <w:ins w:id="281" w:author="Marek Kanikowski" w:date="2018-07-18T15:08:00Z"/>
              <w:sz w:val="20"/>
              <w:szCs w:val="20"/>
            </w:rPr>
          </w:rPrChange>
        </w:rPr>
      </w:pPr>
      <w:r>
        <w:rPr>
          <w:sz w:val="20"/>
          <w:szCs w:val="20"/>
        </w:rPr>
        <w:t>U</w:t>
      </w:r>
      <w:r w:rsidR="009B2960" w:rsidRPr="009B2960">
        <w:rPr>
          <w:sz w:val="20"/>
          <w:szCs w:val="20"/>
        </w:rPr>
        <w:t>mowę sporządzono w dwóch jednobrzmiących egzemplarzach, po jednym dla każdej ze Stron.</w:t>
      </w:r>
    </w:p>
    <w:p w:rsidR="00CE737F" w:rsidRPr="001650A8" w:rsidRDefault="00CE737F" w:rsidP="009B2960">
      <w:pPr>
        <w:numPr>
          <w:ilvl w:val="0"/>
          <w:numId w:val="3"/>
        </w:numPr>
        <w:tabs>
          <w:tab w:val="left" w:pos="426"/>
        </w:tabs>
        <w:suppressAutoHyphens/>
        <w:spacing w:after="0" w:line="360" w:lineRule="auto"/>
        <w:jc w:val="both"/>
        <w:rPr>
          <w:ins w:id="282" w:author="Użytkownik systemu Windows" w:date="2017-03-03T13:01:00Z"/>
          <w:sz w:val="20"/>
          <w:szCs w:val="20"/>
        </w:rPr>
      </w:pPr>
      <w:ins w:id="283" w:author="Marek Kanikowski" w:date="2018-07-18T15:10:00Z">
        <w:r>
          <w:rPr>
            <w:sz w:val="20"/>
            <w:szCs w:val="20"/>
          </w:rPr>
          <w:t xml:space="preserve">Pani </w:t>
        </w:r>
      </w:ins>
      <w:ins w:id="284" w:author="Marek Kanikowski" w:date="2018-07-18T15:11:00Z">
        <w:del w:id="285" w:author="Użytkownik systemu Windows" w:date="2019-03-07T13:55:00Z">
          <w:r w:rsidDel="00E53720">
            <w:rPr>
              <w:sz w:val="20"/>
              <w:szCs w:val="20"/>
            </w:rPr>
            <w:delText>E</w:delText>
          </w:r>
        </w:del>
      </w:ins>
      <w:ins w:id="286" w:author="AthUser" w:date="2019-02-04T14:48:00Z">
        <w:del w:id="287" w:author="Użytkownik systemu Windows" w:date="2019-03-07T13:55:00Z">
          <w:r w:rsidR="00F228E3" w:rsidDel="00E53720">
            <w:rPr>
              <w:sz w:val="20"/>
              <w:szCs w:val="20"/>
            </w:rPr>
            <w:delText>dyta Pietrzykowska</w:delText>
          </w:r>
        </w:del>
      </w:ins>
      <w:ins w:id="288" w:author="Marek Kanikowski" w:date="2018-07-18T15:11:00Z">
        <w:del w:id="289" w:author="Użytkownik systemu Windows" w:date="2019-03-07T13:55:00Z">
          <w:r w:rsidDel="00E53720">
            <w:rPr>
              <w:sz w:val="20"/>
              <w:szCs w:val="20"/>
            </w:rPr>
            <w:delText>wa Olejnik</w:delText>
          </w:r>
        </w:del>
      </w:ins>
      <w:r w:rsidR="00162D96">
        <w:rPr>
          <w:sz w:val="20"/>
          <w:szCs w:val="20"/>
        </w:rPr>
        <w:t>{text_</w:t>
      </w:r>
      <w:r w:rsidR="0093409C">
        <w:rPr>
          <w:sz w:val="20"/>
          <w:szCs w:val="20"/>
        </w:rPr>
        <w:t>pelnomocnik1</w:t>
      </w:r>
      <w:r w:rsidR="00162D96">
        <w:rPr>
          <w:sz w:val="20"/>
          <w:szCs w:val="20"/>
        </w:rPr>
        <w:t>}</w:t>
      </w:r>
      <w:ins w:id="290" w:author="Marek Kanikowski" w:date="2018-07-18T15:10:00Z">
        <w:r w:rsidRPr="00CE737F">
          <w:rPr>
            <w:sz w:val="20"/>
            <w:szCs w:val="20"/>
            <w:rPrChange w:id="291" w:author="Marek Kanikowski" w:date="2018-07-18T15:10:00Z">
              <w:rPr>
                <w:b/>
                <w:sz w:val="20"/>
                <w:szCs w:val="20"/>
              </w:rPr>
            </w:rPrChange>
          </w:rPr>
          <w:t xml:space="preserve"> oraz </w:t>
        </w:r>
      </w:ins>
      <w:ins w:id="292" w:author="Marek Kanikowski" w:date="2018-07-18T15:11:00Z">
        <w:r>
          <w:rPr>
            <w:sz w:val="20"/>
            <w:szCs w:val="20"/>
          </w:rPr>
          <w:t xml:space="preserve">Pan </w:t>
        </w:r>
      </w:ins>
      <w:ins w:id="293" w:author="AthUser" w:date="2019-02-04T14:48:00Z">
        <w:del w:id="294" w:author="Użytkownik systemu Windows" w:date="2019-03-07T13:55:00Z">
          <w:r w:rsidR="00F228E3" w:rsidDel="00E53720">
            <w:rPr>
              <w:sz w:val="20"/>
              <w:szCs w:val="20"/>
            </w:rPr>
            <w:delText>Tomasz Pietrzykowski</w:delText>
          </w:r>
        </w:del>
      </w:ins>
      <w:ins w:id="295" w:author="Marek Kanikowski" w:date="2018-07-18T15:11:00Z">
        <w:del w:id="296" w:author="Użytkownik systemu Windows" w:date="2019-03-07T13:55:00Z">
          <w:r w:rsidR="006E2C3A" w:rsidDel="00E53720">
            <w:rPr>
              <w:sz w:val="20"/>
              <w:szCs w:val="20"/>
            </w:rPr>
            <w:delText>Zdzisław Olejnik</w:delText>
          </w:r>
        </w:del>
      </w:ins>
      <w:r w:rsidR="00162D96">
        <w:rPr>
          <w:sz w:val="20"/>
          <w:szCs w:val="20"/>
        </w:rPr>
        <w:t>{text_</w:t>
      </w:r>
      <w:r w:rsidR="0093409C">
        <w:rPr>
          <w:sz w:val="20"/>
          <w:szCs w:val="20"/>
        </w:rPr>
        <w:t>pelnomocnik2</w:t>
      </w:r>
      <w:r w:rsidR="00162D96">
        <w:rPr>
          <w:sz w:val="20"/>
          <w:szCs w:val="20"/>
        </w:rPr>
        <w:t>}</w:t>
      </w:r>
      <w:ins w:id="297" w:author="Marek Kanikowski" w:date="2018-07-18T15:11:00Z">
        <w:r w:rsidR="006E2C3A">
          <w:rPr>
            <w:sz w:val="20"/>
            <w:szCs w:val="20"/>
          </w:rPr>
          <w:t xml:space="preserve"> </w:t>
        </w:r>
      </w:ins>
      <w:ins w:id="298" w:author="Marek Kanikowski" w:date="2018-07-18T15:10:00Z">
        <w:r w:rsidRPr="00CE737F">
          <w:rPr>
            <w:sz w:val="20"/>
            <w:szCs w:val="20"/>
            <w:rPrChange w:id="299" w:author="Marek Kanikowski" w:date="2018-07-18T15:10:00Z">
              <w:rPr>
                <w:b/>
                <w:sz w:val="20"/>
                <w:szCs w:val="20"/>
              </w:rPr>
            </w:rPrChange>
          </w:rPr>
          <w:t>(małżonkowie) udzielają sobie wzajemnie pełnomocnictwa do samodzielnego wykonywania  wszelkich czynności związanych z realizacją Umowy</w:t>
        </w:r>
      </w:ins>
      <w:ins w:id="300" w:author="Marek Kanikowski" w:date="2018-07-18T15:12:00Z">
        <w:r w:rsidR="006E2C3A">
          <w:rPr>
            <w:sz w:val="20"/>
            <w:szCs w:val="20"/>
          </w:rPr>
          <w:t>, w tym przede wszystkim</w:t>
        </w:r>
      </w:ins>
      <w:ins w:id="301" w:author="Marek Kanikowski" w:date="2018-07-18T15:16:00Z">
        <w:r w:rsidR="006E2C3A">
          <w:rPr>
            <w:sz w:val="20"/>
            <w:szCs w:val="20"/>
          </w:rPr>
          <w:t xml:space="preserve"> podpisywania przez nich</w:t>
        </w:r>
      </w:ins>
      <w:ins w:id="302" w:author="Marek Kanikowski" w:date="2018-07-18T15:12:00Z">
        <w:r w:rsidR="006E2C3A">
          <w:rPr>
            <w:sz w:val="20"/>
            <w:szCs w:val="20"/>
          </w:rPr>
          <w:t xml:space="preserve"> dokumentu</w:t>
        </w:r>
      </w:ins>
      <w:ins w:id="303" w:author="Marek Kanikowski" w:date="2018-07-18T15:16:00Z">
        <w:r w:rsidR="006E2C3A">
          <w:rPr>
            <w:sz w:val="20"/>
            <w:szCs w:val="20"/>
          </w:rPr>
          <w:t>, o którym mowa w</w:t>
        </w:r>
      </w:ins>
      <w:ins w:id="304" w:author="Marek Kanikowski" w:date="2018-07-18T15:12:00Z">
        <w:r w:rsidR="006E2C3A">
          <w:rPr>
            <w:sz w:val="20"/>
            <w:szCs w:val="20"/>
          </w:rPr>
          <w:t xml:space="preserve"> </w:t>
        </w:r>
      </w:ins>
      <w:ins w:id="305" w:author="Marek Kanikowski" w:date="2018-07-18T15:13:00Z">
        <w:r w:rsidR="006E2C3A">
          <w:rPr>
            <w:rFonts w:cs="Calibri"/>
            <w:sz w:val="20"/>
            <w:szCs w:val="20"/>
          </w:rPr>
          <w:t>§</w:t>
        </w:r>
        <w:r w:rsidR="006E2C3A">
          <w:rPr>
            <w:sz w:val="20"/>
            <w:szCs w:val="20"/>
          </w:rPr>
          <w:t xml:space="preserve"> 1 ust. 1 Umowy. Co oznacza, że </w:t>
        </w:r>
      </w:ins>
      <w:ins w:id="306" w:author="Marek Kanikowski" w:date="2018-07-18T15:10:00Z">
        <w:r w:rsidRPr="00CE737F">
          <w:rPr>
            <w:sz w:val="20"/>
            <w:szCs w:val="20"/>
            <w:rPrChange w:id="307" w:author="Marek Kanikowski" w:date="2018-07-18T15:10:00Z">
              <w:rPr>
                <w:b/>
                <w:sz w:val="20"/>
                <w:szCs w:val="20"/>
              </w:rPr>
            </w:rPrChange>
          </w:rPr>
          <w:t xml:space="preserve">czynności dokonane przez </w:t>
        </w:r>
      </w:ins>
      <w:ins w:id="308" w:author="Marek Kanikowski" w:date="2018-07-18T15:13:00Z">
        <w:r w:rsidR="006E2C3A">
          <w:rPr>
            <w:sz w:val="20"/>
            <w:szCs w:val="20"/>
          </w:rPr>
          <w:t xml:space="preserve">każdego z </w:t>
        </w:r>
      </w:ins>
      <w:ins w:id="309" w:author="Marek Kanikowski" w:date="2018-07-18T15:14:00Z">
        <w:r w:rsidR="006E2C3A">
          <w:rPr>
            <w:sz w:val="20"/>
            <w:szCs w:val="20"/>
          </w:rPr>
          <w:t>nich, będą uznane</w:t>
        </w:r>
      </w:ins>
      <w:ins w:id="310" w:author="Marek Kanikowski" w:date="2018-07-18T15:10:00Z">
        <w:r w:rsidRPr="00CE737F">
          <w:rPr>
            <w:sz w:val="20"/>
            <w:szCs w:val="20"/>
            <w:rPrChange w:id="311" w:author="Marek Kanikowski" w:date="2018-07-18T15:10:00Z">
              <w:rPr>
                <w:b/>
                <w:sz w:val="20"/>
                <w:szCs w:val="20"/>
              </w:rPr>
            </w:rPrChange>
          </w:rPr>
          <w:t xml:space="preserve"> jako czynności </w:t>
        </w:r>
      </w:ins>
      <w:ins w:id="312" w:author="Marek Kanikowski" w:date="2018-07-18T15:14:00Z">
        <w:r w:rsidR="006E2C3A">
          <w:rPr>
            <w:sz w:val="20"/>
            <w:szCs w:val="20"/>
          </w:rPr>
          <w:t>p</w:t>
        </w:r>
      </w:ins>
      <w:ins w:id="313" w:author="Marek Kanikowski" w:date="2018-07-18T15:15:00Z">
        <w:r w:rsidR="006E2C3A">
          <w:rPr>
            <w:sz w:val="20"/>
            <w:szCs w:val="20"/>
          </w:rPr>
          <w:t>odjęte przez nich obu.</w:t>
        </w:r>
      </w:ins>
    </w:p>
    <w:p w:rsidR="001F6C1D" w:rsidRDefault="001F6C1D">
      <w:pPr>
        <w:tabs>
          <w:tab w:val="left" w:pos="426"/>
        </w:tabs>
        <w:suppressAutoHyphens/>
        <w:spacing w:after="0" w:line="360" w:lineRule="auto"/>
        <w:ind w:left="720"/>
        <w:jc w:val="both"/>
        <w:rPr>
          <w:ins w:id="314" w:author="Użytkownik systemu Windows" w:date="2017-03-03T13:03:00Z"/>
          <w:b/>
          <w:sz w:val="20"/>
          <w:szCs w:val="20"/>
        </w:rPr>
        <w:pPrChange w:id="315" w:author="Użytkownik systemu Windows" w:date="2017-03-03T13:01:00Z">
          <w:pPr>
            <w:numPr>
              <w:numId w:val="3"/>
            </w:numPr>
            <w:tabs>
              <w:tab w:val="num" w:pos="0"/>
              <w:tab w:val="left" w:pos="426"/>
            </w:tabs>
            <w:suppressAutoHyphens/>
            <w:spacing w:after="0" w:line="360" w:lineRule="auto"/>
            <w:ind w:left="720" w:hanging="363"/>
            <w:jc w:val="both"/>
          </w:pPr>
        </w:pPrChange>
      </w:pPr>
    </w:p>
    <w:p w:rsidR="00C82645" w:rsidRPr="009D17EE" w:rsidDel="008043CE" w:rsidRDefault="009D17EE">
      <w:pPr>
        <w:tabs>
          <w:tab w:val="left" w:pos="426"/>
        </w:tabs>
        <w:suppressAutoHyphens/>
        <w:spacing w:after="0" w:line="360" w:lineRule="auto"/>
        <w:ind w:left="720"/>
        <w:jc w:val="both"/>
        <w:rPr>
          <w:del w:id="316" w:author="AthUser" w:date="2019-02-04T14:36:00Z"/>
          <w:b/>
          <w:sz w:val="28"/>
          <w:szCs w:val="28"/>
          <w:rPrChange w:id="317" w:author="Użytkownik systemu Windows" w:date="2017-03-03T13:03:00Z">
            <w:rPr>
              <w:del w:id="318" w:author="AthUser" w:date="2019-02-04T14:36:00Z"/>
              <w:b/>
              <w:sz w:val="20"/>
              <w:szCs w:val="20"/>
            </w:rPr>
          </w:rPrChange>
        </w:rPr>
        <w:pPrChange w:id="319" w:author="Użytkownik systemu Windows" w:date="2017-03-03T13:01:00Z">
          <w:pPr>
            <w:numPr>
              <w:numId w:val="3"/>
            </w:numPr>
            <w:tabs>
              <w:tab w:val="num" w:pos="0"/>
              <w:tab w:val="left" w:pos="426"/>
            </w:tabs>
            <w:suppressAutoHyphens/>
            <w:spacing w:after="0" w:line="360" w:lineRule="auto"/>
            <w:ind w:left="720" w:hanging="363"/>
            <w:jc w:val="both"/>
          </w:pPr>
        </w:pPrChange>
      </w:pPr>
      <w:ins w:id="320" w:author="Użytkownik systemu Windows" w:date="2017-03-03T13:03:00Z">
        <w:del w:id="321" w:author="AthUser" w:date="2019-02-04T14:36:00Z">
          <w:r w:rsidDel="008043CE">
            <w:rPr>
              <w:b/>
              <w:sz w:val="28"/>
              <w:szCs w:val="28"/>
            </w:rPr>
            <w:delText>Tabela „Dodatki i potrącenia za mięsność</w:delText>
          </w:r>
        </w:del>
      </w:ins>
      <w:ins w:id="322" w:author="Użytkownik systemu Windows" w:date="2017-03-03T13:04:00Z">
        <w:del w:id="323" w:author="AthUser" w:date="2019-02-04T14:36:00Z">
          <w:r w:rsidDel="008043CE">
            <w:rPr>
              <w:b/>
              <w:sz w:val="28"/>
              <w:szCs w:val="28"/>
            </w:rPr>
            <w:delText>”</w:delText>
          </w:r>
        </w:del>
      </w:ins>
    </w:p>
    <w:p w:rsidR="00280B4F" w:rsidRDefault="00280B4F" w:rsidP="009B2960">
      <w:pPr>
        <w:tabs>
          <w:tab w:val="left" w:pos="426"/>
        </w:tabs>
        <w:spacing w:line="360" w:lineRule="auto"/>
        <w:jc w:val="both"/>
        <w:rPr>
          <w:ins w:id="324" w:author="Użytkownik systemu Windows" w:date="2017-05-29T15:35:00Z"/>
          <w:sz w:val="20"/>
          <w:szCs w:val="20"/>
        </w:rPr>
      </w:pPr>
    </w:p>
    <w:p w:rsidR="005527F0" w:rsidRDefault="005527F0" w:rsidP="009B2960">
      <w:pPr>
        <w:tabs>
          <w:tab w:val="left" w:pos="426"/>
        </w:tabs>
        <w:spacing w:line="360" w:lineRule="auto"/>
        <w:jc w:val="both"/>
        <w:rPr>
          <w:ins w:id="325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326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327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328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329" w:author="AthUser" w:date="2019-02-04T14:36:00Z"/>
          <w:sz w:val="20"/>
          <w:szCs w:val="20"/>
        </w:rPr>
      </w:pPr>
    </w:p>
    <w:tbl>
      <w:tblPr>
        <w:tblpPr w:leftFromText="141" w:rightFromText="141" w:vertAnchor="text" w:horzAnchor="margin" w:tblpY="4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  <w:tblPrChange w:id="330" w:author="AthUser" w:date="2019-02-04T14:41:00Z">
          <w:tblPr>
            <w:tblpPr w:leftFromText="141" w:rightFromText="141" w:vertAnchor="text" w:horzAnchor="page" w:tblpX="964" w:tblpY="55"/>
            <w:tblW w:w="0" w:type="auto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ook w:val="04A0" w:firstRow="1" w:lastRow="0" w:firstColumn="1" w:lastColumn="0" w:noHBand="0" w:noVBand="1"/>
          </w:tblPr>
        </w:tblPrChange>
      </w:tblPr>
      <w:tblGrid>
        <w:gridCol w:w="2035"/>
        <w:gridCol w:w="1509"/>
        <w:tblGridChange w:id="331">
          <w:tblGrid>
            <w:gridCol w:w="2035"/>
            <w:gridCol w:w="1509"/>
          </w:tblGrid>
        </w:tblGridChange>
      </w:tblGrid>
      <w:tr w:rsidR="00EB45F7" w:rsidRPr="00BB0DC7" w:rsidTr="00EB45F7">
        <w:trPr>
          <w:trHeight w:val="440"/>
          <w:ins w:id="332" w:author="AthUser" w:date="2019-02-04T14:40:00Z"/>
          <w:trPrChange w:id="333" w:author="AthUser" w:date="2019-02-04T14:41:00Z">
            <w:trPr>
              <w:trHeight w:hRule="exact" w:val="380"/>
            </w:trPr>
          </w:trPrChange>
        </w:trPr>
        <w:tc>
          <w:tcPr>
            <w:tcW w:w="3544" w:type="dxa"/>
            <w:gridSpan w:val="2"/>
            <w:vMerge w:val="restart"/>
            <w:tcBorders>
              <w:right w:val="single" w:sz="4" w:space="0" w:color="auto"/>
            </w:tcBorders>
            <w:shd w:val="clear" w:color="auto" w:fill="auto"/>
            <w:tcPrChange w:id="334" w:author="AthUser" w:date="2019-02-04T14:41:00Z">
              <w:tcPr>
                <w:tcW w:w="3544" w:type="dxa"/>
                <w:gridSpan w:val="2"/>
                <w:vMerge w:val="restart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240" w:lineRule="exact"/>
              <w:jc w:val="both"/>
              <w:rPr>
                <w:ins w:id="335" w:author="AthUser" w:date="2019-02-04T14:40:00Z"/>
                <w:b/>
                <w:sz w:val="20"/>
                <w:szCs w:val="20"/>
              </w:rPr>
            </w:pPr>
            <w:ins w:id="336" w:author="AthUser" w:date="2019-02-04T14:40:00Z">
              <w:r w:rsidRPr="00BB0DC7">
                <w:rPr>
                  <w:b/>
                  <w:sz w:val="20"/>
                  <w:szCs w:val="20"/>
                </w:rPr>
                <w:t>Dodatki i potrącenia za mięsność</w:t>
              </w:r>
            </w:ins>
          </w:p>
          <w:p w:rsidR="00EB45F7" w:rsidRPr="00BB0DC7" w:rsidRDefault="00EB45F7" w:rsidP="00EB45F7">
            <w:pPr>
              <w:tabs>
                <w:tab w:val="left" w:pos="426"/>
              </w:tabs>
              <w:spacing w:line="240" w:lineRule="exact"/>
              <w:jc w:val="both"/>
              <w:rPr>
                <w:ins w:id="337" w:author="AthUser" w:date="2019-02-04T14:40:00Z"/>
                <w:b/>
                <w:sz w:val="20"/>
                <w:szCs w:val="20"/>
              </w:rPr>
            </w:pPr>
          </w:p>
        </w:tc>
      </w:tr>
      <w:tr w:rsidR="00EB45F7" w:rsidRPr="00BB0DC7" w:rsidTr="00EB45F7">
        <w:trPr>
          <w:trHeight w:hRule="exact" w:val="118"/>
          <w:ins w:id="338" w:author="AthUser" w:date="2019-02-04T14:40:00Z"/>
          <w:trPrChange w:id="339" w:author="AthUser" w:date="2019-02-04T14:41:00Z">
            <w:trPr>
              <w:trHeight w:hRule="exact" w:val="118"/>
            </w:trPr>
          </w:trPrChange>
        </w:trPr>
        <w:tc>
          <w:tcPr>
            <w:tcW w:w="3544" w:type="dxa"/>
            <w:gridSpan w:val="2"/>
            <w:vMerge/>
            <w:tcBorders>
              <w:right w:val="single" w:sz="4" w:space="0" w:color="auto"/>
            </w:tcBorders>
            <w:shd w:val="clear" w:color="auto" w:fill="auto"/>
            <w:tcPrChange w:id="340" w:author="AthUser" w:date="2019-02-04T14:41:00Z">
              <w:tcPr>
                <w:tcW w:w="3544" w:type="dxa"/>
                <w:gridSpan w:val="2"/>
                <w:vMerge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41" w:author="AthUser" w:date="2019-02-04T14:40:00Z"/>
                <w:b/>
                <w:sz w:val="20"/>
                <w:szCs w:val="20"/>
              </w:rPr>
            </w:pPr>
          </w:p>
        </w:tc>
      </w:tr>
      <w:tr w:rsidR="00EB45F7" w:rsidRPr="00BB0DC7" w:rsidTr="00EB45F7">
        <w:trPr>
          <w:trHeight w:hRule="exact" w:val="380"/>
          <w:ins w:id="342" w:author="AthUser" w:date="2019-02-04T14:40:00Z"/>
          <w:trPrChange w:id="343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vAlign w:val="center"/>
            <w:tcPrChange w:id="344" w:author="AthUser" w:date="2019-02-04T14:41:00Z">
              <w:tcPr>
                <w:tcW w:w="2035" w:type="dxa"/>
                <w:shd w:val="clear" w:color="auto" w:fill="auto"/>
                <w:vAlign w:val="center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45" w:author="AthUser" w:date="2019-02-04T14:40:00Z"/>
                <w:sz w:val="20"/>
                <w:szCs w:val="20"/>
              </w:rPr>
            </w:pPr>
            <w:ins w:id="346" w:author="AthUser" w:date="2019-02-04T14:40:00Z">
              <w:r w:rsidRPr="00BB0DC7">
                <w:rPr>
                  <w:sz w:val="20"/>
                  <w:szCs w:val="20"/>
                </w:rPr>
                <w:t>Mięsność %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vAlign w:val="center"/>
            <w:tcPrChange w:id="347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48" w:author="AthUser" w:date="2019-02-04T14:40:00Z"/>
                <w:sz w:val="20"/>
                <w:szCs w:val="20"/>
              </w:rPr>
            </w:pPr>
            <w:ins w:id="349" w:author="AthUser" w:date="2019-02-04T14:40:00Z">
              <w:r w:rsidRPr="00BB0DC7">
                <w:rPr>
                  <w:sz w:val="20"/>
                  <w:szCs w:val="20"/>
                </w:rPr>
                <w:t>Zł / kg WBC</w:t>
              </w:r>
            </w:ins>
          </w:p>
        </w:tc>
      </w:tr>
      <w:tr w:rsidR="00EB45F7" w:rsidRPr="00BB0DC7" w:rsidTr="00EB45F7">
        <w:trPr>
          <w:trHeight w:hRule="exact" w:val="380"/>
          <w:ins w:id="350" w:author="AthUser" w:date="2019-02-04T14:40:00Z"/>
          <w:trPrChange w:id="351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tcPrChange w:id="352" w:author="AthUser" w:date="2019-02-04T14:41:00Z">
              <w:tcPr>
                <w:tcW w:w="2035" w:type="dxa"/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53" w:author="AthUser" w:date="2019-02-04T14:40:00Z"/>
                <w:sz w:val="20"/>
                <w:szCs w:val="20"/>
              </w:rPr>
            </w:pPr>
            <w:ins w:id="354" w:author="AthUser" w:date="2019-02-04T14:40:00Z">
              <w:r>
                <w:rPr>
                  <w:sz w:val="20"/>
                  <w:szCs w:val="20"/>
                </w:rPr>
                <w:t>Od 59,0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tcPrChange w:id="355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56" w:author="AthUser" w:date="2019-02-04T14:40:00Z"/>
                <w:sz w:val="20"/>
                <w:szCs w:val="20"/>
              </w:rPr>
            </w:pPr>
            <w:ins w:id="357" w:author="AthUser" w:date="2019-02-04T14:40:00Z">
              <w:r w:rsidRPr="00BB0DC7">
                <w:rPr>
                  <w:sz w:val="20"/>
                  <w:szCs w:val="20"/>
                </w:rPr>
                <w:t>+ 0,12</w:t>
              </w:r>
            </w:ins>
          </w:p>
        </w:tc>
      </w:tr>
      <w:tr w:rsidR="00EB45F7" w:rsidRPr="00BB0DC7" w:rsidTr="00EB45F7">
        <w:trPr>
          <w:trHeight w:hRule="exact" w:val="380"/>
          <w:ins w:id="358" w:author="AthUser" w:date="2019-02-04T14:40:00Z"/>
          <w:trPrChange w:id="359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tcPrChange w:id="360" w:author="AthUser" w:date="2019-02-04T14:41:00Z">
              <w:tcPr>
                <w:tcW w:w="2035" w:type="dxa"/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61" w:author="AthUser" w:date="2019-02-04T14:40:00Z"/>
                <w:sz w:val="20"/>
                <w:szCs w:val="20"/>
              </w:rPr>
            </w:pPr>
            <w:ins w:id="362" w:author="AthUser" w:date="2019-02-04T14:40:00Z">
              <w:r>
                <w:rPr>
                  <w:sz w:val="20"/>
                  <w:szCs w:val="20"/>
                </w:rPr>
                <w:t>58,0 – 58,9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tcPrChange w:id="363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64" w:author="AthUser" w:date="2019-02-04T14:40:00Z"/>
                <w:sz w:val="20"/>
                <w:szCs w:val="20"/>
              </w:rPr>
            </w:pPr>
            <w:ins w:id="365" w:author="AthUser" w:date="2019-02-04T14:40:00Z">
              <w:r w:rsidRPr="00BB0DC7">
                <w:rPr>
                  <w:sz w:val="20"/>
                  <w:szCs w:val="20"/>
                </w:rPr>
                <w:t>+ 0,08</w:t>
              </w:r>
            </w:ins>
          </w:p>
        </w:tc>
      </w:tr>
      <w:tr w:rsidR="00EB45F7" w:rsidRPr="00BB0DC7" w:rsidTr="00EB45F7">
        <w:trPr>
          <w:trHeight w:hRule="exact" w:val="380"/>
          <w:ins w:id="366" w:author="AthUser" w:date="2019-02-04T14:40:00Z"/>
          <w:trPrChange w:id="367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FFFF00"/>
            <w:tcPrChange w:id="368" w:author="AthUser" w:date="2019-02-04T14:41:00Z">
              <w:tcPr>
                <w:tcW w:w="2035" w:type="dxa"/>
                <w:shd w:val="clear" w:color="auto" w:fill="FFFF00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69" w:author="AthUser" w:date="2019-02-04T14:40:00Z"/>
                <w:b/>
                <w:sz w:val="20"/>
                <w:szCs w:val="20"/>
              </w:rPr>
            </w:pPr>
            <w:ins w:id="370" w:author="AthUser" w:date="2019-02-04T14:40:00Z">
              <w:r>
                <w:rPr>
                  <w:b/>
                  <w:sz w:val="20"/>
                  <w:szCs w:val="20"/>
                </w:rPr>
                <w:t>57,0 – 57,9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FFFF00"/>
            <w:tcPrChange w:id="371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FFFF00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72" w:author="AthUser" w:date="2019-02-04T14:40:00Z"/>
                <w:b/>
                <w:sz w:val="20"/>
                <w:szCs w:val="20"/>
              </w:rPr>
            </w:pPr>
            <w:ins w:id="373" w:author="AthUser" w:date="2019-02-04T14:40:00Z">
              <w:r w:rsidRPr="00BB0DC7">
                <w:rPr>
                  <w:b/>
                  <w:sz w:val="20"/>
                  <w:szCs w:val="20"/>
                </w:rPr>
                <w:t>Baza</w:t>
              </w:r>
            </w:ins>
          </w:p>
        </w:tc>
      </w:tr>
      <w:tr w:rsidR="00EB45F7" w:rsidRPr="00BB0DC7" w:rsidTr="00EB45F7">
        <w:trPr>
          <w:trHeight w:hRule="exact" w:val="380"/>
          <w:ins w:id="374" w:author="AthUser" w:date="2019-02-04T14:40:00Z"/>
          <w:trPrChange w:id="375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tcPrChange w:id="376" w:author="AthUser" w:date="2019-02-04T14:41:00Z">
              <w:tcPr>
                <w:tcW w:w="2035" w:type="dxa"/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77" w:author="AthUser" w:date="2019-02-04T14:40:00Z"/>
                <w:sz w:val="20"/>
                <w:szCs w:val="20"/>
              </w:rPr>
            </w:pPr>
            <w:ins w:id="378" w:author="AthUser" w:date="2019-02-04T14:40:00Z">
              <w:r>
                <w:rPr>
                  <w:sz w:val="20"/>
                  <w:szCs w:val="20"/>
                </w:rPr>
                <w:t>56,0 – 56,9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tcPrChange w:id="379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80" w:author="AthUser" w:date="2019-02-04T14:40:00Z"/>
                <w:sz w:val="20"/>
                <w:szCs w:val="20"/>
              </w:rPr>
            </w:pPr>
            <w:ins w:id="381" w:author="AthUser" w:date="2019-02-04T14:40:00Z">
              <w:r w:rsidRPr="00BB0DC7">
                <w:rPr>
                  <w:sz w:val="20"/>
                  <w:szCs w:val="20"/>
                </w:rPr>
                <w:t>- 0,12</w:t>
              </w:r>
            </w:ins>
          </w:p>
        </w:tc>
      </w:tr>
      <w:tr w:rsidR="00EB45F7" w:rsidRPr="00BB0DC7" w:rsidTr="00EB45F7">
        <w:trPr>
          <w:trHeight w:hRule="exact" w:val="380"/>
          <w:ins w:id="382" w:author="AthUser" w:date="2019-02-04T14:40:00Z"/>
          <w:trPrChange w:id="383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tcPrChange w:id="384" w:author="AthUser" w:date="2019-02-04T14:41:00Z">
              <w:tcPr>
                <w:tcW w:w="2035" w:type="dxa"/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85" w:author="AthUser" w:date="2019-02-04T14:40:00Z"/>
                <w:sz w:val="20"/>
                <w:szCs w:val="20"/>
              </w:rPr>
            </w:pPr>
            <w:ins w:id="386" w:author="AthUser" w:date="2019-02-04T14:40:00Z">
              <w:r>
                <w:rPr>
                  <w:sz w:val="20"/>
                  <w:szCs w:val="20"/>
                </w:rPr>
                <w:t>55,0 – 55,9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tcPrChange w:id="387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88" w:author="AthUser" w:date="2019-02-04T14:40:00Z"/>
                <w:sz w:val="20"/>
                <w:szCs w:val="20"/>
              </w:rPr>
            </w:pPr>
            <w:ins w:id="389" w:author="AthUser" w:date="2019-02-04T14:40:00Z">
              <w:r w:rsidRPr="00BB0DC7">
                <w:rPr>
                  <w:sz w:val="20"/>
                  <w:szCs w:val="20"/>
                </w:rPr>
                <w:t>- 0,24</w:t>
              </w:r>
            </w:ins>
          </w:p>
        </w:tc>
      </w:tr>
      <w:tr w:rsidR="00EB45F7" w:rsidRPr="00BB0DC7" w:rsidTr="00EB45F7">
        <w:trPr>
          <w:trHeight w:hRule="exact" w:val="380"/>
          <w:ins w:id="390" w:author="AthUser" w:date="2019-02-04T14:40:00Z"/>
          <w:trPrChange w:id="391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tcPrChange w:id="392" w:author="AthUser" w:date="2019-02-04T14:41:00Z">
              <w:tcPr>
                <w:tcW w:w="2035" w:type="dxa"/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93" w:author="AthUser" w:date="2019-02-04T14:40:00Z"/>
                <w:sz w:val="20"/>
                <w:szCs w:val="20"/>
              </w:rPr>
            </w:pPr>
            <w:ins w:id="394" w:author="AthUser" w:date="2019-02-04T14:40:00Z">
              <w:r>
                <w:rPr>
                  <w:sz w:val="20"/>
                  <w:szCs w:val="20"/>
                </w:rPr>
                <w:t>54,0 – 54,9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tcPrChange w:id="395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96" w:author="AthUser" w:date="2019-02-04T14:40:00Z"/>
                <w:sz w:val="20"/>
                <w:szCs w:val="20"/>
              </w:rPr>
            </w:pPr>
            <w:ins w:id="397" w:author="AthUser" w:date="2019-02-04T14:40:00Z">
              <w:r w:rsidRPr="00BB0DC7">
                <w:rPr>
                  <w:sz w:val="20"/>
                  <w:szCs w:val="20"/>
                </w:rPr>
                <w:t>- 0,36</w:t>
              </w:r>
            </w:ins>
          </w:p>
        </w:tc>
      </w:tr>
      <w:tr w:rsidR="00EB45F7" w:rsidRPr="00BB0DC7" w:rsidTr="00EB45F7">
        <w:trPr>
          <w:trHeight w:hRule="exact" w:val="380"/>
          <w:ins w:id="398" w:author="AthUser" w:date="2019-02-04T14:40:00Z"/>
          <w:trPrChange w:id="399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tcPrChange w:id="400" w:author="AthUser" w:date="2019-02-04T14:41:00Z">
              <w:tcPr>
                <w:tcW w:w="2035" w:type="dxa"/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01" w:author="AthUser" w:date="2019-02-04T14:40:00Z"/>
                <w:sz w:val="20"/>
                <w:szCs w:val="20"/>
              </w:rPr>
            </w:pPr>
            <w:ins w:id="402" w:author="AthUser" w:date="2019-02-04T14:40:00Z">
              <w:r>
                <w:rPr>
                  <w:sz w:val="20"/>
                  <w:szCs w:val="20"/>
                </w:rPr>
                <w:t>53,0 – 53,9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tcPrChange w:id="403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04" w:author="AthUser" w:date="2019-02-04T14:40:00Z"/>
                <w:sz w:val="20"/>
                <w:szCs w:val="20"/>
              </w:rPr>
            </w:pPr>
            <w:ins w:id="405" w:author="AthUser" w:date="2019-02-04T14:40:00Z">
              <w:r w:rsidRPr="00BB0DC7">
                <w:rPr>
                  <w:sz w:val="20"/>
                  <w:szCs w:val="20"/>
                </w:rPr>
                <w:t>- 0,48</w:t>
              </w:r>
            </w:ins>
          </w:p>
        </w:tc>
      </w:tr>
      <w:tr w:rsidR="00EB45F7" w:rsidRPr="00BB0DC7" w:rsidTr="00EB45F7">
        <w:trPr>
          <w:trHeight w:hRule="exact" w:val="380"/>
          <w:ins w:id="406" w:author="AthUser" w:date="2019-02-04T14:40:00Z"/>
          <w:trPrChange w:id="407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tcPrChange w:id="408" w:author="AthUser" w:date="2019-02-04T14:41:00Z">
              <w:tcPr>
                <w:tcW w:w="2035" w:type="dxa"/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09" w:author="AthUser" w:date="2019-02-04T14:40:00Z"/>
                <w:sz w:val="20"/>
                <w:szCs w:val="20"/>
              </w:rPr>
            </w:pPr>
            <w:ins w:id="410" w:author="AthUser" w:date="2019-02-04T14:40:00Z">
              <w:r>
                <w:rPr>
                  <w:sz w:val="20"/>
                  <w:szCs w:val="20"/>
                </w:rPr>
                <w:t>52,0 – 52,9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tcPrChange w:id="411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12" w:author="AthUser" w:date="2019-02-04T14:40:00Z"/>
                <w:sz w:val="20"/>
                <w:szCs w:val="20"/>
              </w:rPr>
            </w:pPr>
            <w:ins w:id="413" w:author="AthUser" w:date="2019-02-04T14:40:00Z">
              <w:r w:rsidRPr="00BB0DC7">
                <w:rPr>
                  <w:sz w:val="20"/>
                  <w:szCs w:val="20"/>
                </w:rPr>
                <w:t>- 0,60</w:t>
              </w:r>
            </w:ins>
          </w:p>
        </w:tc>
      </w:tr>
      <w:tr w:rsidR="00EB45F7" w:rsidRPr="00BB0DC7" w:rsidTr="00EB45F7">
        <w:trPr>
          <w:trHeight w:hRule="exact" w:val="380"/>
          <w:ins w:id="414" w:author="AthUser" w:date="2019-02-04T14:40:00Z"/>
          <w:trPrChange w:id="415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tcPrChange w:id="416" w:author="AthUser" w:date="2019-02-04T14:41:00Z">
              <w:tcPr>
                <w:tcW w:w="2035" w:type="dxa"/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17" w:author="AthUser" w:date="2019-02-04T14:40:00Z"/>
                <w:sz w:val="20"/>
                <w:szCs w:val="20"/>
              </w:rPr>
            </w:pPr>
            <w:ins w:id="418" w:author="AthUser" w:date="2019-02-04T14:40:00Z">
              <w:r>
                <w:rPr>
                  <w:sz w:val="20"/>
                  <w:szCs w:val="20"/>
                </w:rPr>
                <w:t>50,0 – 51,9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tcPrChange w:id="419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20" w:author="AthUser" w:date="2019-02-04T14:40:00Z"/>
                <w:sz w:val="20"/>
                <w:szCs w:val="20"/>
              </w:rPr>
            </w:pPr>
            <w:ins w:id="421" w:author="AthUser" w:date="2019-02-04T14:40:00Z">
              <w:r w:rsidRPr="00BB0DC7">
                <w:rPr>
                  <w:sz w:val="20"/>
                  <w:szCs w:val="20"/>
                </w:rPr>
                <w:t>- 0,72</w:t>
              </w:r>
            </w:ins>
          </w:p>
        </w:tc>
      </w:tr>
      <w:tr w:rsidR="00EB45F7" w:rsidRPr="00BB0DC7" w:rsidTr="00EB45F7">
        <w:trPr>
          <w:trHeight w:hRule="exact" w:val="380"/>
          <w:ins w:id="422" w:author="AthUser" w:date="2019-02-04T14:40:00Z"/>
          <w:trPrChange w:id="423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tcPrChange w:id="424" w:author="AthUser" w:date="2019-02-04T14:41:00Z">
              <w:tcPr>
                <w:tcW w:w="2035" w:type="dxa"/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25" w:author="AthUser" w:date="2019-02-04T14:40:00Z"/>
                <w:sz w:val="20"/>
                <w:szCs w:val="20"/>
              </w:rPr>
            </w:pPr>
            <w:ins w:id="426" w:author="AthUser" w:date="2019-02-04T14:40:00Z">
              <w:r>
                <w:rPr>
                  <w:sz w:val="20"/>
                  <w:szCs w:val="20"/>
                </w:rPr>
                <w:t>45,0 – 49,9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tcPrChange w:id="427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28" w:author="AthUser" w:date="2019-02-04T14:40:00Z"/>
                <w:sz w:val="20"/>
                <w:szCs w:val="20"/>
              </w:rPr>
            </w:pPr>
            <w:ins w:id="429" w:author="AthUser" w:date="2019-02-04T14:40:00Z">
              <w:r w:rsidRPr="00BB0DC7">
                <w:rPr>
                  <w:sz w:val="20"/>
                  <w:szCs w:val="20"/>
                </w:rPr>
                <w:t>- 0,84</w:t>
              </w:r>
            </w:ins>
          </w:p>
        </w:tc>
      </w:tr>
      <w:tr w:rsidR="00EB45F7" w:rsidRPr="00BB0DC7" w:rsidTr="00EB45F7">
        <w:trPr>
          <w:trHeight w:hRule="exact" w:val="380"/>
          <w:ins w:id="430" w:author="AthUser" w:date="2019-02-04T14:40:00Z"/>
          <w:trPrChange w:id="431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tcPrChange w:id="432" w:author="AthUser" w:date="2019-02-04T14:41:00Z">
              <w:tcPr>
                <w:tcW w:w="2035" w:type="dxa"/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33" w:author="AthUser" w:date="2019-02-04T14:40:00Z"/>
                <w:sz w:val="20"/>
                <w:szCs w:val="20"/>
              </w:rPr>
            </w:pPr>
            <w:ins w:id="434" w:author="AthUser" w:date="2019-02-04T14:40:00Z">
              <w:r>
                <w:rPr>
                  <w:sz w:val="20"/>
                  <w:szCs w:val="20"/>
                </w:rPr>
                <w:t>40,0 – 44,9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tcPrChange w:id="435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36" w:author="AthUser" w:date="2019-02-04T14:40:00Z"/>
                <w:sz w:val="20"/>
                <w:szCs w:val="20"/>
              </w:rPr>
            </w:pPr>
            <w:ins w:id="437" w:author="AthUser" w:date="2019-02-04T14:40:00Z">
              <w:r w:rsidRPr="00BB0DC7">
                <w:rPr>
                  <w:sz w:val="20"/>
                  <w:szCs w:val="20"/>
                </w:rPr>
                <w:t>- 0,96</w:t>
              </w:r>
            </w:ins>
          </w:p>
        </w:tc>
      </w:tr>
      <w:tr w:rsidR="00EB45F7" w:rsidRPr="00BB0DC7" w:rsidTr="00EB45F7">
        <w:trPr>
          <w:trHeight w:hRule="exact" w:val="380"/>
          <w:ins w:id="438" w:author="AthUser" w:date="2019-02-04T14:40:00Z"/>
          <w:trPrChange w:id="439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tcPrChange w:id="440" w:author="AthUser" w:date="2019-02-04T14:41:00Z">
              <w:tcPr>
                <w:tcW w:w="2035" w:type="dxa"/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41" w:author="AthUser" w:date="2019-02-04T14:40:00Z"/>
                <w:sz w:val="20"/>
                <w:szCs w:val="20"/>
              </w:rPr>
            </w:pPr>
            <w:ins w:id="442" w:author="AthUser" w:date="2019-02-04T14:40:00Z">
              <w:r>
                <w:rPr>
                  <w:sz w:val="20"/>
                  <w:szCs w:val="20"/>
                </w:rPr>
                <w:t>Do 39,9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tcPrChange w:id="443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44" w:author="AthUser" w:date="2019-02-04T14:40:00Z"/>
                <w:sz w:val="20"/>
                <w:szCs w:val="20"/>
              </w:rPr>
            </w:pPr>
            <w:ins w:id="445" w:author="AthUser" w:date="2019-02-04T14:40:00Z">
              <w:r w:rsidRPr="00BB0DC7">
                <w:rPr>
                  <w:sz w:val="20"/>
                  <w:szCs w:val="20"/>
                </w:rPr>
                <w:t>- 1,08</w:t>
              </w:r>
            </w:ins>
          </w:p>
        </w:tc>
      </w:tr>
    </w:tbl>
    <w:p w:rsidR="006804CB" w:rsidRPr="006804CB" w:rsidRDefault="006804CB" w:rsidP="006804CB">
      <w:pPr>
        <w:spacing w:after="0"/>
        <w:rPr>
          <w:vanish/>
        </w:rPr>
      </w:pPr>
    </w:p>
    <w:tbl>
      <w:tblPr>
        <w:tblpPr w:leftFromText="141" w:rightFromText="141" w:vertAnchor="text" w:horzAnchor="page" w:tblpX="5545" w:tblpY="-5"/>
        <w:tblW w:w="36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31"/>
        <w:gridCol w:w="1914"/>
      </w:tblGrid>
      <w:tr w:rsidR="00EB45F7" w:rsidRPr="00BB0DC7" w:rsidTr="00EB45F7">
        <w:trPr>
          <w:trHeight w:val="202"/>
          <w:ins w:id="446" w:author="AthUser" w:date="2019-02-04T14:40:00Z"/>
        </w:trPr>
        <w:tc>
          <w:tcPr>
            <w:tcW w:w="36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47" w:author="AthUser" w:date="2019-02-04T14:40:00Z"/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</w:pPr>
            <w:ins w:id="448" w:author="AthUser" w:date="2019-02-04T14:40:00Z">
              <w:r w:rsidRPr="00BB0DC7">
                <w:rPr>
                  <w:rFonts w:eastAsia="Times New Roman" w:cs="Calibri"/>
                  <w:b/>
                  <w:bCs/>
                  <w:color w:val="000000"/>
                  <w:sz w:val="20"/>
                  <w:szCs w:val="20"/>
                  <w:lang w:eastAsia="pl-PL"/>
                </w:rPr>
                <w:t>Potrącenia za limity wagowe</w:t>
              </w:r>
            </w:ins>
          </w:p>
        </w:tc>
      </w:tr>
      <w:tr w:rsidR="00EB45F7" w:rsidRPr="00BB0DC7" w:rsidTr="00EB45F7">
        <w:trPr>
          <w:trHeight w:val="202"/>
          <w:ins w:id="449" w:author="AthUser" w:date="2019-02-04T14:40:00Z"/>
        </w:trPr>
        <w:tc>
          <w:tcPr>
            <w:tcW w:w="36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50" w:author="AthUser" w:date="2019-02-04T14:40:00Z"/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</w:pPr>
          </w:p>
        </w:tc>
      </w:tr>
      <w:tr w:rsidR="00EB45F7" w:rsidRPr="00BB0DC7" w:rsidTr="00EB45F7">
        <w:trPr>
          <w:trHeight w:val="178"/>
          <w:ins w:id="45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5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53" w:author="AthUser" w:date="2019-02-04T14:40:00Z">
              <w:r w:rsidRPr="00BB0DC7"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Kg WBC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5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55" w:author="AthUser" w:date="2019-02-04T14:40:00Z">
              <w:r w:rsidRPr="00BB0DC7"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Zł/kg WBC</w:t>
              </w:r>
            </w:ins>
          </w:p>
        </w:tc>
      </w:tr>
      <w:tr w:rsidR="00EB45F7" w:rsidRPr="00BB0DC7" w:rsidTr="00EB45F7">
        <w:trPr>
          <w:trHeight w:val="178"/>
          <w:ins w:id="45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5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5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do 64,9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5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6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-2,00</w:t>
              </w:r>
            </w:ins>
          </w:p>
        </w:tc>
      </w:tr>
      <w:tr w:rsidR="00EB45F7" w:rsidRPr="00BB0DC7" w:rsidTr="00EB45F7">
        <w:trPr>
          <w:trHeight w:val="178"/>
          <w:ins w:id="46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6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6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65,0-67,9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6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6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-1,08</w:t>
              </w:r>
            </w:ins>
          </w:p>
        </w:tc>
      </w:tr>
      <w:tr w:rsidR="00EB45F7" w:rsidRPr="00BB0DC7" w:rsidTr="00EB45F7">
        <w:trPr>
          <w:trHeight w:val="178"/>
          <w:ins w:id="46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6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6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68,0-68,9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6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7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-0,96</w:t>
              </w:r>
            </w:ins>
          </w:p>
        </w:tc>
      </w:tr>
      <w:tr w:rsidR="00EB45F7" w:rsidRPr="00BB0DC7" w:rsidTr="00EB45F7">
        <w:trPr>
          <w:trHeight w:val="178"/>
          <w:ins w:id="47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7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7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69,0-69,9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7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7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-0,84</w:t>
              </w:r>
            </w:ins>
          </w:p>
        </w:tc>
      </w:tr>
      <w:tr w:rsidR="00EB45F7" w:rsidRPr="00BB0DC7" w:rsidTr="00EB45F7">
        <w:trPr>
          <w:trHeight w:val="178"/>
          <w:ins w:id="47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7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7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70,0-70,9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7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8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-0,72</w:t>
              </w:r>
            </w:ins>
          </w:p>
        </w:tc>
      </w:tr>
      <w:tr w:rsidR="00EB45F7" w:rsidRPr="00BB0DC7" w:rsidTr="00EB45F7">
        <w:trPr>
          <w:trHeight w:val="178"/>
          <w:ins w:id="48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8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8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71,0-71,9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8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8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-0,60</w:t>
              </w:r>
            </w:ins>
          </w:p>
        </w:tc>
      </w:tr>
      <w:tr w:rsidR="00EB45F7" w:rsidRPr="00BB0DC7" w:rsidTr="00EB45F7">
        <w:trPr>
          <w:trHeight w:val="178"/>
          <w:ins w:id="48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8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8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72,0-72,9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8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9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-0,48</w:t>
              </w:r>
            </w:ins>
          </w:p>
        </w:tc>
      </w:tr>
      <w:tr w:rsidR="00EB45F7" w:rsidRPr="00BB0DC7" w:rsidTr="00EB45F7">
        <w:trPr>
          <w:trHeight w:val="178"/>
          <w:ins w:id="49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9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9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73,0-73,9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9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9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-0,40</w:t>
              </w:r>
            </w:ins>
          </w:p>
        </w:tc>
      </w:tr>
      <w:tr w:rsidR="00EB45F7" w:rsidRPr="00BB0DC7" w:rsidTr="00EB45F7">
        <w:trPr>
          <w:trHeight w:val="178"/>
          <w:ins w:id="49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9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9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74,0-74,9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9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0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-0,32</w:t>
              </w:r>
            </w:ins>
          </w:p>
        </w:tc>
      </w:tr>
      <w:tr w:rsidR="00EB45F7" w:rsidRPr="00BB0DC7" w:rsidTr="00EB45F7">
        <w:trPr>
          <w:trHeight w:val="178"/>
          <w:ins w:id="50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0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0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75,0-75,9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0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0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-0,24</w:t>
              </w:r>
            </w:ins>
          </w:p>
        </w:tc>
      </w:tr>
      <w:tr w:rsidR="00EB45F7" w:rsidRPr="00BB0DC7" w:rsidTr="00EB45F7">
        <w:trPr>
          <w:trHeight w:val="178"/>
          <w:ins w:id="50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0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0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76,0-76,9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0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1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-0,16</w:t>
              </w:r>
            </w:ins>
          </w:p>
        </w:tc>
      </w:tr>
      <w:tr w:rsidR="00EB45F7" w:rsidRPr="00BB0DC7" w:rsidTr="00EB45F7">
        <w:trPr>
          <w:trHeight w:val="178"/>
          <w:ins w:id="51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1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1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77,0-77,9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1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1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-0,08</w:t>
              </w:r>
            </w:ins>
          </w:p>
        </w:tc>
      </w:tr>
      <w:tr w:rsidR="00EB45F7" w:rsidRPr="00BB0DC7" w:rsidTr="00EB45F7">
        <w:trPr>
          <w:trHeight w:val="186"/>
          <w:ins w:id="51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1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1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78,0-110</w:t>
              </w:r>
              <w:r w:rsidRPr="00BB0DC7"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,0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1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20" w:author="AthUser" w:date="2019-02-04T14:40:00Z">
              <w:r w:rsidRPr="00BB0DC7"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baza</w:t>
              </w:r>
            </w:ins>
          </w:p>
        </w:tc>
      </w:tr>
      <w:tr w:rsidR="00EB45F7" w:rsidRPr="00BB0DC7" w:rsidTr="00EB45F7">
        <w:trPr>
          <w:trHeight w:val="178"/>
          <w:ins w:id="52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2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2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110,1-111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2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2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-0,12</w:t>
              </w:r>
            </w:ins>
          </w:p>
        </w:tc>
      </w:tr>
      <w:tr w:rsidR="00EB45F7" w:rsidRPr="00BB0DC7" w:rsidTr="00EB45F7">
        <w:trPr>
          <w:trHeight w:val="178"/>
          <w:ins w:id="52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2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2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111,1-112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2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3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-0,24</w:t>
              </w:r>
            </w:ins>
          </w:p>
        </w:tc>
      </w:tr>
      <w:tr w:rsidR="00EB45F7" w:rsidRPr="00BB0DC7" w:rsidTr="00EB45F7">
        <w:trPr>
          <w:trHeight w:val="178"/>
          <w:ins w:id="53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3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3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112,1-113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3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3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-0,36</w:t>
              </w:r>
            </w:ins>
          </w:p>
        </w:tc>
      </w:tr>
      <w:tr w:rsidR="00EB45F7" w:rsidRPr="00BB0DC7" w:rsidTr="00EB45F7">
        <w:trPr>
          <w:trHeight w:val="178"/>
          <w:ins w:id="53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3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3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113,1-114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3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4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-0,48</w:t>
              </w:r>
            </w:ins>
          </w:p>
        </w:tc>
      </w:tr>
      <w:tr w:rsidR="00EB45F7" w:rsidRPr="00BB0DC7" w:rsidTr="00EB45F7">
        <w:trPr>
          <w:trHeight w:val="178"/>
          <w:ins w:id="54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4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4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114,1-115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4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4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-0,60</w:t>
              </w:r>
            </w:ins>
          </w:p>
        </w:tc>
      </w:tr>
      <w:tr w:rsidR="00EB45F7" w:rsidRPr="00BB0DC7" w:rsidTr="00EB45F7">
        <w:trPr>
          <w:trHeight w:val="178"/>
          <w:ins w:id="54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4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4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115,1-116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4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5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-0,76</w:t>
              </w:r>
            </w:ins>
          </w:p>
        </w:tc>
      </w:tr>
      <w:tr w:rsidR="00EB45F7" w:rsidRPr="00BB0DC7" w:rsidTr="00EB45F7">
        <w:trPr>
          <w:trHeight w:val="178"/>
          <w:ins w:id="55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5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5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116,1-117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5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5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-0,92</w:t>
              </w:r>
            </w:ins>
          </w:p>
        </w:tc>
      </w:tr>
      <w:tr w:rsidR="00EB45F7" w:rsidRPr="00BB0DC7" w:rsidTr="00EB45F7">
        <w:trPr>
          <w:trHeight w:val="178"/>
          <w:ins w:id="55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5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5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117,1-118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5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6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-1,08</w:t>
              </w:r>
            </w:ins>
          </w:p>
        </w:tc>
      </w:tr>
      <w:tr w:rsidR="00EB45F7" w:rsidRPr="00BB0DC7" w:rsidTr="00EB45F7">
        <w:trPr>
          <w:trHeight w:val="178"/>
          <w:ins w:id="56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6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6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118,1-119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6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6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-1,24</w:t>
              </w:r>
            </w:ins>
          </w:p>
        </w:tc>
      </w:tr>
      <w:tr w:rsidR="00EB45F7" w:rsidRPr="00BB0DC7" w:rsidTr="00EB45F7">
        <w:trPr>
          <w:trHeight w:val="178"/>
          <w:ins w:id="56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6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6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119,1-120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6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7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-1,40</w:t>
              </w:r>
            </w:ins>
          </w:p>
        </w:tc>
      </w:tr>
      <w:tr w:rsidR="00EB45F7" w:rsidRPr="00BB0DC7" w:rsidTr="00EB45F7">
        <w:trPr>
          <w:trHeight w:val="178"/>
          <w:ins w:id="57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7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7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120,1-121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7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7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-1,56</w:t>
              </w:r>
            </w:ins>
          </w:p>
        </w:tc>
      </w:tr>
      <w:tr w:rsidR="00EB45F7" w:rsidRPr="00BB0DC7" w:rsidTr="00EB45F7">
        <w:trPr>
          <w:trHeight w:val="178"/>
          <w:ins w:id="57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7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7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121,1-122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7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8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-1,72</w:t>
              </w:r>
            </w:ins>
          </w:p>
        </w:tc>
      </w:tr>
      <w:tr w:rsidR="00EB45F7" w:rsidRPr="00BB0DC7" w:rsidTr="00EB45F7">
        <w:trPr>
          <w:trHeight w:val="178"/>
          <w:ins w:id="58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8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8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122,1-123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8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8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-1,88</w:t>
              </w:r>
            </w:ins>
          </w:p>
        </w:tc>
      </w:tr>
      <w:tr w:rsidR="00EB45F7" w:rsidRPr="00BB0DC7" w:rsidTr="00EB45F7">
        <w:trPr>
          <w:trHeight w:val="178"/>
          <w:ins w:id="58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8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8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OD 123,1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8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9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-2,04</w:t>
              </w:r>
            </w:ins>
          </w:p>
        </w:tc>
      </w:tr>
    </w:tbl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591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592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593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594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595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596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597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598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599" w:author="Użytkownik systemu Windows" w:date="2017-03-03T13:04:00Z"/>
          <w:sz w:val="20"/>
          <w:szCs w:val="20"/>
        </w:rPr>
      </w:pPr>
    </w:p>
    <w:p w:rsidR="00DF1BE6" w:rsidRDefault="00CF503C">
      <w:pPr>
        <w:tabs>
          <w:tab w:val="left" w:pos="426"/>
        </w:tabs>
        <w:suppressAutoHyphens/>
        <w:spacing w:after="0" w:line="360" w:lineRule="auto"/>
        <w:rPr>
          <w:ins w:id="600" w:author="Użytkownik systemu Windows" w:date="2018-01-24T13:56:00Z"/>
          <w:b/>
          <w:sz w:val="28"/>
          <w:szCs w:val="28"/>
        </w:rPr>
        <w:pPrChange w:id="601" w:author="Użytkownik systemu Windows" w:date="2017-03-03T13:07:00Z">
          <w:pPr>
            <w:tabs>
              <w:tab w:val="left" w:pos="426"/>
            </w:tabs>
            <w:spacing w:line="360" w:lineRule="auto"/>
            <w:jc w:val="both"/>
          </w:pPr>
        </w:pPrChange>
      </w:pPr>
      <w:ins w:id="602" w:author="Użytkownik systemu Windows" w:date="2017-03-03T13:08:00Z">
        <w:r>
          <w:rPr>
            <w:b/>
            <w:sz w:val="28"/>
            <w:szCs w:val="28"/>
          </w:rPr>
          <w:tab/>
        </w:r>
      </w:ins>
    </w:p>
    <w:p w:rsidR="00DF1BE6" w:rsidDel="008043CE" w:rsidRDefault="00DF1BE6">
      <w:pPr>
        <w:tabs>
          <w:tab w:val="left" w:pos="426"/>
        </w:tabs>
        <w:suppressAutoHyphens/>
        <w:spacing w:after="0" w:line="360" w:lineRule="auto"/>
        <w:rPr>
          <w:ins w:id="603" w:author="Użytkownik systemu Windows" w:date="2018-01-24T13:56:00Z"/>
          <w:del w:id="604" w:author="AthUser" w:date="2019-02-04T14:36:00Z"/>
          <w:b/>
          <w:sz w:val="28"/>
          <w:szCs w:val="28"/>
        </w:rPr>
        <w:pPrChange w:id="605" w:author="Użytkownik systemu Windows" w:date="2017-03-03T13:07:00Z">
          <w:pPr>
            <w:tabs>
              <w:tab w:val="left" w:pos="426"/>
            </w:tabs>
            <w:spacing w:line="360" w:lineRule="auto"/>
            <w:jc w:val="both"/>
          </w:pPr>
        </w:pPrChange>
      </w:pPr>
      <w:ins w:id="606" w:author="Użytkownik systemu Windows" w:date="2018-01-24T13:56:00Z">
        <w:del w:id="607" w:author="AthUser" w:date="2019-02-04T14:36:00Z">
          <w:r w:rsidDel="008043CE">
            <w:rPr>
              <w:b/>
              <w:sz w:val="28"/>
              <w:szCs w:val="28"/>
            </w:rPr>
            <w:delText>Tabela „Potrącenia za limity wagowe”</w:delText>
          </w:r>
        </w:del>
      </w:ins>
    </w:p>
    <w:tbl>
      <w:tblPr>
        <w:tblpPr w:leftFromText="141" w:rightFromText="141" w:vertAnchor="text" w:horzAnchor="margin" w:tblpXSpec="center" w:tblpY="79"/>
        <w:tblW w:w="40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39"/>
        <w:gridCol w:w="2146"/>
      </w:tblGrid>
      <w:tr w:rsidR="00A42121" w:rsidRPr="00BB0DC7" w:rsidDel="008043CE" w:rsidTr="00A42121">
        <w:trPr>
          <w:trHeight w:val="229"/>
          <w:ins w:id="608" w:author="Użytkownik systemu Windows" w:date="2018-01-24T13:58:00Z"/>
          <w:del w:id="609" w:author="AthUser" w:date="2019-02-04T14:36:00Z"/>
        </w:trPr>
        <w:tc>
          <w:tcPr>
            <w:tcW w:w="40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10" w:author="Użytkownik systemu Windows" w:date="2018-01-24T13:58:00Z"/>
                <w:del w:id="611" w:author="AthUser" w:date="2019-02-04T14:36:00Z"/>
                <w:rFonts w:eastAsia="Times New Roman" w:cs="Calibri"/>
                <w:b/>
                <w:bCs/>
                <w:color w:val="000000"/>
                <w:lang w:eastAsia="pl-PL"/>
              </w:rPr>
            </w:pPr>
            <w:ins w:id="612" w:author="Użytkownik systemu Windows" w:date="2018-01-24T13:58:00Z">
              <w:del w:id="613" w:author="AthUser" w:date="2019-02-04T14:36:00Z">
                <w:r w:rsidRPr="00DA6F68" w:rsidDel="008043CE">
                  <w:rPr>
                    <w:rFonts w:eastAsia="Times New Roman" w:cs="Calibri"/>
                    <w:b/>
                    <w:bCs/>
                    <w:color w:val="000000"/>
                    <w:lang w:eastAsia="pl-PL"/>
                  </w:rPr>
                  <w:delText>Potrącenia za limity wagowe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614" w:author="Użytkownik systemu Windows" w:date="2018-01-24T13:58:00Z"/>
          <w:del w:id="61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16" w:author="Użytkownik systemu Windows" w:date="2018-01-24T13:58:00Z"/>
                <w:del w:id="61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18" w:author="Użytkownik systemu Windows" w:date="2018-01-24T13:58:00Z">
              <w:del w:id="61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Kg WBC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20" w:author="Użytkownik systemu Windows" w:date="2018-01-24T13:58:00Z"/>
                <w:del w:id="62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22" w:author="Użytkownik systemu Windows" w:date="2018-01-24T13:58:00Z">
              <w:del w:id="62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Zł/kg WBC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624" w:author="Użytkownik systemu Windows" w:date="2018-01-24T13:58:00Z"/>
          <w:del w:id="62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26" w:author="Użytkownik systemu Windows" w:date="2018-01-24T13:58:00Z"/>
                <w:del w:id="62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28" w:author="Użytkownik systemu Windows" w:date="2018-01-24T13:58:00Z">
              <w:del w:id="62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do 68,0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30" w:author="Użytkownik systemu Windows" w:date="2018-01-24T13:58:00Z"/>
                <w:del w:id="63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32" w:author="Użytkownik systemu Windows" w:date="2018-01-24T13:58:00Z">
              <w:del w:id="63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-1,08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634" w:author="Użytkownik systemu Windows" w:date="2018-01-24T13:58:00Z"/>
          <w:del w:id="63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36" w:author="Użytkownik systemu Windows" w:date="2018-01-24T13:58:00Z"/>
                <w:del w:id="63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38" w:author="Użytkownik systemu Windows" w:date="2018-01-24T13:58:00Z">
              <w:del w:id="63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68,1-69,0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40" w:author="Użytkownik systemu Windows" w:date="2018-01-24T13:58:00Z"/>
                <w:del w:id="64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42" w:author="Użytkownik systemu Windows" w:date="2018-01-24T13:58:00Z">
              <w:del w:id="64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-0,96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644" w:author="Użytkownik systemu Windows" w:date="2018-01-24T13:58:00Z"/>
          <w:del w:id="64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46" w:author="Użytkownik systemu Windows" w:date="2018-01-24T13:58:00Z"/>
                <w:del w:id="64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48" w:author="Użytkownik systemu Windows" w:date="2018-01-24T13:58:00Z">
              <w:del w:id="64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69,1-70,0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50" w:author="Użytkownik systemu Windows" w:date="2018-01-24T13:58:00Z"/>
                <w:del w:id="65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52" w:author="Użytkownik systemu Windows" w:date="2018-01-24T13:58:00Z">
              <w:del w:id="65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-0,84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654" w:author="Użytkownik systemu Windows" w:date="2018-01-24T13:58:00Z"/>
          <w:del w:id="65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56" w:author="Użytkownik systemu Windows" w:date="2018-01-24T13:58:00Z"/>
                <w:del w:id="65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58" w:author="Użytkownik systemu Windows" w:date="2018-01-24T13:58:00Z">
              <w:del w:id="65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70,1-71,0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60" w:author="Użytkownik systemu Windows" w:date="2018-01-24T13:58:00Z"/>
                <w:del w:id="66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62" w:author="Użytkownik systemu Windows" w:date="2018-01-24T13:58:00Z">
              <w:del w:id="66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-0,72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664" w:author="Użytkownik systemu Windows" w:date="2018-01-24T13:58:00Z"/>
          <w:del w:id="66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66" w:author="Użytkownik systemu Windows" w:date="2018-01-24T13:58:00Z"/>
                <w:del w:id="66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68" w:author="Użytkownik systemu Windows" w:date="2018-01-24T13:58:00Z">
              <w:del w:id="66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71,1-72,0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70" w:author="Użytkownik systemu Windows" w:date="2018-01-24T13:58:00Z"/>
                <w:del w:id="67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72" w:author="Użytkownik systemu Windows" w:date="2018-01-24T13:58:00Z">
              <w:del w:id="67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-0,6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674" w:author="Użytkownik systemu Windows" w:date="2018-01-24T13:58:00Z"/>
          <w:del w:id="67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76" w:author="Użytkownik systemu Windows" w:date="2018-01-24T13:58:00Z"/>
                <w:del w:id="67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78" w:author="Użytkownik systemu Windows" w:date="2018-01-24T13:58:00Z">
              <w:del w:id="67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72,1-73,0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80" w:author="Użytkownik systemu Windows" w:date="2018-01-24T13:58:00Z"/>
                <w:del w:id="68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82" w:author="Użytkownik systemu Windows" w:date="2018-01-24T13:58:00Z">
              <w:del w:id="68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-0,48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684" w:author="Użytkownik systemu Windows" w:date="2018-01-24T13:58:00Z"/>
          <w:del w:id="68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86" w:author="Użytkownik systemu Windows" w:date="2018-01-24T13:58:00Z"/>
                <w:del w:id="68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88" w:author="Użytkownik systemu Windows" w:date="2018-01-24T13:58:00Z">
              <w:del w:id="68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73,1-74,0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90" w:author="Użytkownik systemu Windows" w:date="2018-01-24T13:58:00Z"/>
                <w:del w:id="69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92" w:author="Użytkownik systemu Windows" w:date="2018-01-24T13:58:00Z">
              <w:del w:id="69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-0,4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694" w:author="Użytkownik systemu Windows" w:date="2018-01-24T13:58:00Z"/>
          <w:del w:id="69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96" w:author="Użytkownik systemu Windows" w:date="2018-01-24T13:58:00Z"/>
                <w:del w:id="69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98" w:author="Użytkownik systemu Windows" w:date="2018-01-24T13:58:00Z">
              <w:del w:id="69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74,1-75,0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00" w:author="Użytkownik systemu Windows" w:date="2018-01-24T13:58:00Z"/>
                <w:del w:id="70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02" w:author="Użytkownik systemu Windows" w:date="2018-01-24T13:58:00Z">
              <w:del w:id="70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-0,32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704" w:author="Użytkownik systemu Windows" w:date="2018-01-24T13:58:00Z"/>
          <w:del w:id="70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06" w:author="Użytkownik systemu Windows" w:date="2018-01-24T13:58:00Z"/>
                <w:del w:id="70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08" w:author="Użytkownik systemu Windows" w:date="2018-01-24T13:58:00Z">
              <w:del w:id="70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75,1-76,0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10" w:author="Użytkownik systemu Windows" w:date="2018-01-24T13:58:00Z"/>
                <w:del w:id="71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12" w:author="Użytkownik systemu Windows" w:date="2018-01-24T13:58:00Z">
              <w:del w:id="71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-0,24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714" w:author="Użytkownik systemu Windows" w:date="2018-01-24T13:58:00Z"/>
          <w:del w:id="71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16" w:author="Użytkownik systemu Windows" w:date="2018-01-24T13:58:00Z"/>
                <w:del w:id="71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18" w:author="Użytkownik systemu Windows" w:date="2018-01-24T13:58:00Z">
              <w:del w:id="71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76,1-77,0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20" w:author="Użytkownik systemu Windows" w:date="2018-01-24T13:58:00Z"/>
                <w:del w:id="72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22" w:author="Użytkownik systemu Windows" w:date="2018-01-24T13:58:00Z">
              <w:del w:id="72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-0,16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724" w:author="Użytkownik systemu Windows" w:date="2018-01-24T13:58:00Z"/>
          <w:del w:id="72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26" w:author="Użytkownik systemu Windows" w:date="2018-01-24T13:58:00Z"/>
                <w:del w:id="72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28" w:author="Użytkownik systemu Windows" w:date="2018-01-24T13:58:00Z">
              <w:del w:id="72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77,1-78,0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30" w:author="Użytkownik systemu Windows" w:date="2018-01-24T13:58:00Z"/>
                <w:del w:id="73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32" w:author="Użytkownik systemu Windows" w:date="2018-01-24T13:58:00Z">
              <w:del w:id="73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-0,08</w:delText>
                </w:r>
              </w:del>
            </w:ins>
          </w:p>
        </w:tc>
      </w:tr>
      <w:tr w:rsidR="00A42121" w:rsidRPr="00BB0DC7" w:rsidDel="008043CE" w:rsidTr="00A42121">
        <w:trPr>
          <w:trHeight w:val="211"/>
          <w:ins w:id="734" w:author="Użytkownik systemu Windows" w:date="2018-01-24T13:58:00Z"/>
          <w:del w:id="73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36" w:author="Użytkownik systemu Windows" w:date="2018-01-24T13:58:00Z"/>
                <w:del w:id="73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38" w:author="Użytkownik systemu Windows" w:date="2018-01-24T13:58:00Z">
              <w:del w:id="73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78,1-115,0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40" w:author="Użytkownik systemu Windows" w:date="2018-01-24T13:58:00Z"/>
                <w:del w:id="74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42" w:author="Użytkownik systemu Windows" w:date="2018-01-24T13:58:00Z">
              <w:del w:id="74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baza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744" w:author="Użytkownik systemu Windows" w:date="2018-01-24T13:58:00Z"/>
          <w:del w:id="74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46" w:author="Użytkownik systemu Windows" w:date="2018-01-24T13:58:00Z"/>
                <w:del w:id="74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48" w:author="Użytkownik systemu Windows" w:date="2018-01-24T13:58:00Z">
              <w:del w:id="74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115,1-116,0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50" w:author="Użytkownik systemu Windows" w:date="2018-01-24T13:58:00Z"/>
                <w:del w:id="75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52" w:author="Użytkownik systemu Windows" w:date="2018-01-24T13:58:00Z">
              <w:del w:id="75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-1,4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754" w:author="Użytkownik systemu Windows" w:date="2018-01-24T13:58:00Z"/>
          <w:del w:id="75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56" w:author="Użytkownik systemu Windows" w:date="2018-01-24T13:58:00Z"/>
                <w:del w:id="75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58" w:author="Użytkownik systemu Windows" w:date="2018-01-24T13:58:00Z">
              <w:del w:id="75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116,1-117,0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60" w:author="Użytkownik systemu Windows" w:date="2018-01-24T13:58:00Z"/>
                <w:del w:id="76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62" w:author="Użytkownik systemu Windows" w:date="2018-01-24T13:58:00Z">
              <w:del w:id="76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-1,56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764" w:author="Użytkownik systemu Windows" w:date="2018-01-24T13:58:00Z"/>
          <w:del w:id="76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66" w:author="Użytkownik systemu Windows" w:date="2018-01-24T13:58:00Z"/>
                <w:del w:id="76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68" w:author="Użytkownik systemu Windows" w:date="2018-01-24T13:58:00Z">
              <w:del w:id="76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117,1-118,0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70" w:author="Użytkownik systemu Windows" w:date="2018-01-24T13:58:00Z"/>
                <w:del w:id="77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72" w:author="Użytkownik systemu Windows" w:date="2018-01-24T13:58:00Z">
              <w:del w:id="77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-1,72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774" w:author="Użytkownik systemu Windows" w:date="2018-01-24T13:58:00Z"/>
          <w:del w:id="77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76" w:author="Użytkownik systemu Windows" w:date="2018-01-24T13:58:00Z"/>
                <w:del w:id="77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78" w:author="Użytkownik systemu Windows" w:date="2018-01-24T13:58:00Z">
              <w:del w:id="77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118,1-119,0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80" w:author="Użytkownik systemu Windows" w:date="2018-01-24T13:58:00Z"/>
                <w:del w:id="78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82" w:author="Użytkownik systemu Windows" w:date="2018-01-24T13:58:00Z">
              <w:del w:id="78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-1,88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784" w:author="Użytkownik systemu Windows" w:date="2018-01-24T13:58:00Z"/>
          <w:del w:id="78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86" w:author="Użytkownik systemu Windows" w:date="2018-01-24T13:58:00Z"/>
                <w:del w:id="78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88" w:author="Użytkownik systemu Windows" w:date="2018-01-24T13:58:00Z">
              <w:del w:id="78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od 119,1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90" w:author="Użytkownik systemu Windows" w:date="2018-01-24T13:58:00Z"/>
                <w:del w:id="79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92" w:author="Użytkownik systemu Windows" w:date="2018-01-24T13:58:00Z">
              <w:del w:id="79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-2,04</w:delText>
                </w:r>
              </w:del>
            </w:ins>
          </w:p>
        </w:tc>
      </w:tr>
    </w:tbl>
    <w:p w:rsidR="00DF1BE6" w:rsidDel="008043CE" w:rsidRDefault="00DF1BE6">
      <w:pPr>
        <w:tabs>
          <w:tab w:val="left" w:pos="426"/>
        </w:tabs>
        <w:suppressAutoHyphens/>
        <w:spacing w:after="0" w:line="360" w:lineRule="auto"/>
        <w:rPr>
          <w:ins w:id="794" w:author="Użytkownik systemu Windows" w:date="2018-01-24T13:56:00Z"/>
          <w:del w:id="795" w:author="AthUser" w:date="2019-02-04T14:36:00Z"/>
          <w:b/>
          <w:sz w:val="28"/>
          <w:szCs w:val="28"/>
        </w:rPr>
        <w:pPrChange w:id="796" w:author="Użytkownik systemu Windows" w:date="2017-03-03T13:07:00Z">
          <w:pPr>
            <w:tabs>
              <w:tab w:val="left" w:pos="426"/>
            </w:tabs>
            <w:spacing w:line="360" w:lineRule="auto"/>
            <w:jc w:val="both"/>
          </w:pPr>
        </w:pPrChange>
      </w:pPr>
    </w:p>
    <w:p w:rsidR="00280B4F" w:rsidRPr="00CF503C" w:rsidDel="008043CE" w:rsidRDefault="00280B4F">
      <w:pPr>
        <w:tabs>
          <w:tab w:val="left" w:pos="426"/>
        </w:tabs>
        <w:suppressAutoHyphens/>
        <w:spacing w:after="0" w:line="360" w:lineRule="auto"/>
        <w:rPr>
          <w:ins w:id="797" w:author="Użytkownik systemu Windows" w:date="2017-03-03T13:04:00Z"/>
          <w:del w:id="798" w:author="AthUser" w:date="2019-02-04T14:36:00Z"/>
          <w:b/>
          <w:sz w:val="28"/>
          <w:szCs w:val="28"/>
          <w:rPrChange w:id="799" w:author="Użytkownik systemu Windows" w:date="2017-03-03T13:07:00Z">
            <w:rPr>
              <w:ins w:id="800" w:author="Użytkownik systemu Windows" w:date="2017-03-03T13:04:00Z"/>
              <w:del w:id="801" w:author="AthUser" w:date="2019-02-04T14:36:00Z"/>
              <w:sz w:val="20"/>
              <w:szCs w:val="20"/>
            </w:rPr>
          </w:rPrChange>
        </w:rPr>
        <w:pPrChange w:id="802" w:author="Użytkownik systemu Windows" w:date="2017-03-03T13:07:00Z">
          <w:pPr>
            <w:tabs>
              <w:tab w:val="left" w:pos="426"/>
            </w:tabs>
            <w:spacing w:line="360" w:lineRule="auto"/>
            <w:jc w:val="both"/>
          </w:pPr>
        </w:pPrChange>
      </w:pPr>
    </w:p>
    <w:p w:rsidR="00280B4F" w:rsidRPr="009B2960" w:rsidDel="008043CE" w:rsidRDefault="00280B4F" w:rsidP="009B2960">
      <w:pPr>
        <w:tabs>
          <w:tab w:val="left" w:pos="426"/>
        </w:tabs>
        <w:spacing w:line="360" w:lineRule="auto"/>
        <w:jc w:val="both"/>
        <w:rPr>
          <w:del w:id="803" w:author="AthUser" w:date="2019-02-04T14:36:00Z"/>
          <w:sz w:val="20"/>
          <w:szCs w:val="20"/>
        </w:rPr>
      </w:pPr>
    </w:p>
    <w:p w:rsidR="009B2960" w:rsidRPr="009B2960" w:rsidDel="008043CE" w:rsidRDefault="009B2960" w:rsidP="009B2960">
      <w:pPr>
        <w:tabs>
          <w:tab w:val="left" w:pos="426"/>
        </w:tabs>
        <w:spacing w:line="360" w:lineRule="auto"/>
        <w:jc w:val="both"/>
        <w:rPr>
          <w:del w:id="804" w:author="AthUser" w:date="2019-02-04T14:36:00Z"/>
          <w:sz w:val="20"/>
          <w:szCs w:val="20"/>
        </w:rPr>
      </w:pP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3782"/>
        <w:gridCol w:w="1037"/>
        <w:gridCol w:w="3749"/>
      </w:tblGrid>
      <w:tr w:rsidR="009171CB" w:rsidRPr="00717DBE" w:rsidTr="00F300FA">
        <w:tc>
          <w:tcPr>
            <w:tcW w:w="4095" w:type="dxa"/>
            <w:tcBorders>
              <w:bottom w:val="dotted" w:sz="4" w:space="0" w:color="auto"/>
            </w:tcBorders>
            <w:shd w:val="clear" w:color="auto" w:fill="auto"/>
          </w:tcPr>
          <w:p w:rsidR="00A42121" w:rsidRDefault="00A42121" w:rsidP="00F300FA">
            <w:pPr>
              <w:tabs>
                <w:tab w:val="left" w:pos="426"/>
              </w:tabs>
              <w:spacing w:line="360" w:lineRule="auto"/>
              <w:jc w:val="both"/>
              <w:rPr>
                <w:ins w:id="805" w:author="Użytkownik systemu Windows" w:date="2018-01-24T13:59:00Z"/>
                <w:b/>
                <w:sz w:val="20"/>
                <w:szCs w:val="20"/>
              </w:rPr>
            </w:pPr>
          </w:p>
          <w:p w:rsidR="0078458D" w:rsidDel="0047339E" w:rsidRDefault="009171CB" w:rsidP="00F300FA">
            <w:pPr>
              <w:tabs>
                <w:tab w:val="left" w:pos="426"/>
              </w:tabs>
              <w:spacing w:line="360" w:lineRule="auto"/>
              <w:jc w:val="both"/>
              <w:rPr>
                <w:del w:id="806" w:author="Marek Kanikowski" w:date="2018-07-18T15:20:00Z"/>
                <w:b/>
                <w:sz w:val="20"/>
                <w:szCs w:val="20"/>
              </w:rPr>
            </w:pPr>
            <w:r w:rsidRPr="00D2364C">
              <w:rPr>
                <w:b/>
                <w:sz w:val="20"/>
                <w:szCs w:val="20"/>
              </w:rPr>
              <w:t>Producent</w:t>
            </w:r>
          </w:p>
          <w:p w:rsidR="0047339E" w:rsidRDefault="0047339E" w:rsidP="00F300FA">
            <w:pPr>
              <w:tabs>
                <w:tab w:val="left" w:pos="426"/>
              </w:tabs>
              <w:spacing w:line="360" w:lineRule="auto"/>
              <w:jc w:val="both"/>
              <w:rPr>
                <w:ins w:id="807" w:author="Marek Kanikowski" w:date="2018-07-18T15:20:00Z"/>
                <w:b/>
                <w:sz w:val="20"/>
                <w:szCs w:val="20"/>
              </w:rPr>
            </w:pPr>
          </w:p>
          <w:p w:rsidR="00A42121" w:rsidRPr="00D2364C" w:rsidRDefault="00A42121" w:rsidP="00F300FA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:rsidR="009171CB" w:rsidRDefault="009171CB" w:rsidP="00F300FA">
            <w:pPr>
              <w:tabs>
                <w:tab w:val="left" w:pos="426"/>
              </w:tabs>
              <w:spacing w:line="360" w:lineRule="auto"/>
              <w:jc w:val="both"/>
              <w:rPr>
                <w:ins w:id="808" w:author="Użytkownik systemu Windows" w:date="2018-01-24T13:56:00Z"/>
                <w:b/>
                <w:sz w:val="20"/>
                <w:szCs w:val="20"/>
              </w:rPr>
            </w:pPr>
          </w:p>
          <w:p w:rsidR="00DF1BE6" w:rsidRPr="00D2364C" w:rsidRDefault="00DF1BE6" w:rsidP="00F300FA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019" w:type="dxa"/>
            <w:tcBorders>
              <w:bottom w:val="dotted" w:sz="4" w:space="0" w:color="auto"/>
            </w:tcBorders>
            <w:shd w:val="clear" w:color="auto" w:fill="auto"/>
          </w:tcPr>
          <w:p w:rsidR="00A42121" w:rsidRDefault="00A42121" w:rsidP="00F300FA">
            <w:pPr>
              <w:tabs>
                <w:tab w:val="left" w:pos="426"/>
              </w:tabs>
              <w:spacing w:line="360" w:lineRule="auto"/>
              <w:jc w:val="both"/>
              <w:rPr>
                <w:ins w:id="809" w:author="Użytkownik systemu Windows" w:date="2018-01-24T13:59:00Z"/>
                <w:b/>
                <w:sz w:val="20"/>
                <w:szCs w:val="20"/>
              </w:rPr>
            </w:pPr>
          </w:p>
          <w:p w:rsidR="009171CB" w:rsidRPr="00D2364C" w:rsidRDefault="009171CB" w:rsidP="00F300FA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b/>
                <w:sz w:val="20"/>
                <w:szCs w:val="20"/>
              </w:rPr>
              <w:t>Spółka</w:t>
            </w:r>
          </w:p>
        </w:tc>
      </w:tr>
      <w:tr w:rsidR="009171CB" w:rsidRPr="00717DBE" w:rsidTr="00F300FA">
        <w:tc>
          <w:tcPr>
            <w:tcW w:w="4095" w:type="dxa"/>
            <w:tcBorders>
              <w:top w:val="dotted" w:sz="4" w:space="0" w:color="auto"/>
            </w:tcBorders>
            <w:shd w:val="clear" w:color="auto" w:fill="auto"/>
          </w:tcPr>
          <w:p w:rsidR="009171CB" w:rsidRPr="00D2364C" w:rsidRDefault="00AE53B1" w:rsidP="00F300FA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ins w:id="810" w:author="Użytkownik systemu Windows" w:date="2017-03-03T13:11:00Z">
              <w:r>
                <w:rPr>
                  <w:sz w:val="20"/>
                  <w:szCs w:val="20"/>
                </w:rPr>
                <w:t>P</w:t>
              </w:r>
            </w:ins>
            <w:del w:id="811" w:author="Użytkownik systemu Windows" w:date="2017-03-03T13:11:00Z">
              <w:r w:rsidR="009171CB" w:rsidRPr="00D2364C" w:rsidDel="00AE53B1">
                <w:rPr>
                  <w:sz w:val="20"/>
                  <w:szCs w:val="20"/>
                </w:rPr>
                <w:delText>Data i p</w:delText>
              </w:r>
            </w:del>
            <w:r w:rsidR="009171CB" w:rsidRPr="00D2364C">
              <w:rPr>
                <w:sz w:val="20"/>
                <w:szCs w:val="20"/>
              </w:rPr>
              <w:t>odpis Producenta</w:t>
            </w:r>
          </w:p>
        </w:tc>
        <w:tc>
          <w:tcPr>
            <w:tcW w:w="1134" w:type="dxa"/>
            <w:shd w:val="clear" w:color="auto" w:fill="auto"/>
          </w:tcPr>
          <w:p w:rsidR="009171CB" w:rsidRPr="00D2364C" w:rsidRDefault="009171CB" w:rsidP="00F300FA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4019" w:type="dxa"/>
            <w:tcBorders>
              <w:top w:val="dotted" w:sz="4" w:space="0" w:color="auto"/>
            </w:tcBorders>
            <w:shd w:val="clear" w:color="auto" w:fill="auto"/>
          </w:tcPr>
          <w:p w:rsidR="009171CB" w:rsidRPr="00D2364C" w:rsidRDefault="009171CB" w:rsidP="00F300FA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D2364C">
              <w:rPr>
                <w:sz w:val="20"/>
                <w:szCs w:val="20"/>
              </w:rPr>
              <w:t>Podpis przedstawiciela Spółki</w:t>
            </w:r>
          </w:p>
        </w:tc>
      </w:tr>
    </w:tbl>
    <w:p w:rsidR="009171CB" w:rsidRPr="009B2960" w:rsidRDefault="009171CB" w:rsidP="009171CB">
      <w:pPr>
        <w:tabs>
          <w:tab w:val="left" w:pos="426"/>
        </w:tabs>
        <w:spacing w:line="360" w:lineRule="auto"/>
        <w:ind w:left="720"/>
        <w:jc w:val="both"/>
        <w:rPr>
          <w:b/>
          <w:sz w:val="16"/>
          <w:szCs w:val="16"/>
        </w:rPr>
      </w:pPr>
    </w:p>
    <w:p w:rsidR="00E92F00" w:rsidRPr="00E92F00" w:rsidRDefault="00E92F00" w:rsidP="00E92F00">
      <w:pPr>
        <w:suppressAutoHyphens/>
        <w:spacing w:after="0" w:line="240" w:lineRule="auto"/>
        <w:rPr>
          <w:rFonts w:ascii="Times New Roman" w:eastAsia="Times New Roman" w:hAnsi="Times New Roman"/>
          <w:sz w:val="24"/>
          <w:szCs w:val="24"/>
          <w:lang w:eastAsia="ar-SA"/>
        </w:rPr>
      </w:pPr>
    </w:p>
    <w:p w:rsidR="00E92F00" w:rsidRPr="00E92F00" w:rsidDel="003B4A7A" w:rsidRDefault="00E92F00" w:rsidP="00E92F00">
      <w:pPr>
        <w:suppressAutoHyphens/>
        <w:spacing w:after="0" w:line="240" w:lineRule="auto"/>
        <w:rPr>
          <w:del w:id="812" w:author="AthUser" w:date="2017-02-01T13:04:00Z"/>
          <w:rFonts w:ascii="Times New Roman" w:eastAsia="Times New Roman" w:hAnsi="Times New Roman"/>
          <w:sz w:val="24"/>
          <w:szCs w:val="24"/>
          <w:lang w:eastAsia="ar-SA"/>
        </w:rPr>
      </w:pPr>
    </w:p>
    <w:p w:rsidR="00E92F00" w:rsidRPr="00E92F00" w:rsidDel="003B4A7A" w:rsidRDefault="00E92F00" w:rsidP="00E92F00">
      <w:pPr>
        <w:suppressAutoHyphens/>
        <w:spacing w:after="0" w:line="240" w:lineRule="auto"/>
        <w:rPr>
          <w:del w:id="813" w:author="AthUser" w:date="2017-02-01T13:04:00Z"/>
          <w:rFonts w:ascii="Times New Roman" w:eastAsia="Times New Roman" w:hAnsi="Times New Roman"/>
          <w:sz w:val="24"/>
          <w:szCs w:val="24"/>
          <w:lang w:eastAsia="ar-SA"/>
        </w:rPr>
      </w:pPr>
    </w:p>
    <w:p w:rsidR="00E92F00" w:rsidRPr="00E92F00" w:rsidDel="009171CB" w:rsidRDefault="00E92F00" w:rsidP="00E92F00">
      <w:pPr>
        <w:suppressAutoHyphens/>
        <w:spacing w:after="0" w:line="240" w:lineRule="auto"/>
        <w:rPr>
          <w:del w:id="814" w:author="AthUser" w:date="2017-02-01T12:37:00Z"/>
          <w:rFonts w:ascii="Times New Roman" w:eastAsia="Times New Roman" w:hAnsi="Times New Roman"/>
          <w:sz w:val="24"/>
          <w:szCs w:val="24"/>
          <w:lang w:eastAsia="ar-SA"/>
        </w:rPr>
      </w:pPr>
    </w:p>
    <w:p w:rsidR="00E92F00" w:rsidRPr="00E92F00" w:rsidDel="009171CB" w:rsidRDefault="00E92F00" w:rsidP="00E92F00">
      <w:pPr>
        <w:suppressAutoHyphens/>
        <w:spacing w:after="0" w:line="240" w:lineRule="auto"/>
        <w:rPr>
          <w:del w:id="815" w:author="AthUser" w:date="2017-02-01T12:37:00Z"/>
          <w:rFonts w:ascii="Times New Roman" w:eastAsia="Times New Roman" w:hAnsi="Times New Roman"/>
          <w:sz w:val="24"/>
          <w:szCs w:val="24"/>
          <w:lang w:eastAsia="ar-SA"/>
        </w:rPr>
      </w:pPr>
    </w:p>
    <w:p w:rsidR="00E92F00" w:rsidRPr="00E92F00" w:rsidRDefault="00E92F00">
      <w:pPr>
        <w:suppressAutoHyphens/>
        <w:spacing w:after="0" w:line="240" w:lineRule="auto"/>
        <w:rPr>
          <w:rFonts w:ascii="Times New Roman" w:eastAsia="Times New Roman" w:hAnsi="Times New Roman"/>
          <w:sz w:val="24"/>
          <w:szCs w:val="24"/>
          <w:lang w:eastAsia="ar-SA"/>
        </w:rPr>
        <w:pPrChange w:id="816" w:author="AthUser" w:date="2017-02-01T12:37:00Z">
          <w:pPr>
            <w:suppressAutoHyphens/>
            <w:spacing w:after="0" w:line="240" w:lineRule="auto"/>
            <w:jc w:val="center"/>
          </w:pPr>
        </w:pPrChange>
      </w:pPr>
    </w:p>
    <w:sectPr w:rsidR="00E92F00" w:rsidRPr="00E92F00" w:rsidSect="005D45BF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0308" w:rsidRDefault="00160308" w:rsidP="005D45BF">
      <w:pPr>
        <w:spacing w:after="0" w:line="240" w:lineRule="auto"/>
      </w:pPr>
      <w:r>
        <w:separator/>
      </w:r>
    </w:p>
  </w:endnote>
  <w:endnote w:type="continuationSeparator" w:id="0">
    <w:p w:rsidR="00160308" w:rsidRDefault="00160308" w:rsidP="005D4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:rsidTr="005D45BF">
      <w:tc>
        <w:tcPr>
          <w:tcW w:w="2703" w:type="dxa"/>
        </w:tcPr>
        <w:p w:rsidR="005D45BF" w:rsidRPr="008D5A7F" w:rsidRDefault="005D45BF" w:rsidP="005D45BF">
          <w:pPr>
            <w:pStyle w:val="Stopka"/>
            <w:rPr>
              <w:color w:val="FFFFFF"/>
              <w:lang w:val="en-US"/>
              <w:rPrChange w:id="817" w:author="Ania" w:date="2017-01-26T14:52:00Z">
                <w:rPr>
                  <w:color w:val="FFFFFF"/>
                </w:rPr>
              </w:rPrChange>
            </w:rPr>
          </w:pPr>
          <w:r w:rsidRPr="008D5A7F">
            <w:rPr>
              <w:color w:val="FFFFFF"/>
              <w:lang w:val="en-US"/>
              <w:rPrChange w:id="818" w:author="Ania" w:date="2017-01-26T14:52:00Z">
                <w:rPr>
                  <w:color w:val="FFFFFF"/>
                </w:rPr>
              </w:rPrChange>
            </w:rPr>
            <w:t>Tel +48 61 894 72 22</w:t>
          </w:r>
        </w:p>
        <w:p w:rsidR="005D45BF" w:rsidRPr="008D5A7F" w:rsidRDefault="005D45BF" w:rsidP="005D45BF">
          <w:pPr>
            <w:pStyle w:val="Stopka"/>
            <w:rPr>
              <w:color w:val="FFFFFF"/>
              <w:lang w:val="en-US"/>
              <w:rPrChange w:id="819" w:author="Ania" w:date="2017-01-26T14:52:00Z">
                <w:rPr>
                  <w:color w:val="FFFFFF"/>
                </w:rPr>
              </w:rPrChange>
            </w:rPr>
          </w:pPr>
          <w:r w:rsidRPr="008D5A7F">
            <w:rPr>
              <w:color w:val="FFFFFF"/>
              <w:lang w:val="en-US"/>
              <w:rPrChange w:id="820" w:author="Ania" w:date="2017-01-26T14:52:00Z">
                <w:rPr>
                  <w:color w:val="FFFFFF"/>
                </w:rPr>
              </w:rPrChange>
            </w:rPr>
            <w:t>Fax +48 61 894 76 54</w:t>
          </w:r>
        </w:p>
        <w:p w:rsidR="005D45BF" w:rsidRPr="008D5A7F" w:rsidRDefault="005D45BF">
          <w:pPr>
            <w:pStyle w:val="Stopka"/>
            <w:rPr>
              <w:color w:val="FFFFFF"/>
              <w:lang w:val="en-US"/>
              <w:rPrChange w:id="821" w:author="Ania" w:date="2017-01-26T14:52:00Z">
                <w:rPr>
                  <w:color w:val="FFFFFF"/>
                </w:rPr>
              </w:rPrChange>
            </w:rPr>
          </w:pPr>
          <w:r w:rsidRPr="008D5A7F">
            <w:rPr>
              <w:color w:val="FFFFFF"/>
              <w:lang w:val="en-US"/>
              <w:rPrChange w:id="822" w:author="Ania" w:date="2017-01-26T14:52:00Z">
                <w:rPr>
                  <w:color w:val="FFFFFF"/>
                </w:rPr>
              </w:rPrChange>
            </w:rPr>
            <w:t>biuro@agrotranshandel.pl</w:t>
          </w:r>
        </w:p>
      </w:tc>
      <w:tc>
        <w:tcPr>
          <w:tcW w:w="3438" w:type="dxa"/>
        </w:tcPr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:rsidR="005D45BF" w:rsidRPr="005D45BF" w:rsidRDefault="005D45BF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0308" w:rsidRDefault="00160308" w:rsidP="005D45BF">
      <w:pPr>
        <w:spacing w:after="0" w:line="240" w:lineRule="auto"/>
      </w:pPr>
      <w:r>
        <w:separator/>
      </w:r>
    </w:p>
  </w:footnote>
  <w:footnote w:type="continuationSeparator" w:id="0">
    <w:p w:rsidR="00160308" w:rsidRDefault="00160308" w:rsidP="005D4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160308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160308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1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160308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3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4"/>
    <w:multiLevelType w:val="singleLevel"/>
    <w:tmpl w:val="00000004"/>
    <w:lvl w:ilvl="0">
      <w:start w:val="1"/>
      <w:numFmt w:val="decimal"/>
      <w:pStyle w:val="Numeracjaparagrafu"/>
      <w:lvlText w:val="§ 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0000005"/>
    <w:multiLevelType w:val="singleLevel"/>
    <w:tmpl w:val="00000005"/>
    <w:lvl w:ilvl="0">
      <w:start w:val="1"/>
      <w:numFmt w:val="decimal"/>
      <w:lvlText w:val="%1."/>
      <w:lvlJc w:val="left"/>
      <w:pPr>
        <w:tabs>
          <w:tab w:val="num" w:pos="-218"/>
        </w:tabs>
        <w:ind w:left="502" w:hanging="360"/>
      </w:pPr>
      <w:rPr>
        <w:b w:val="0"/>
        <w:sz w:val="22"/>
        <w:szCs w:val="22"/>
      </w:rPr>
    </w:lvl>
  </w:abstractNum>
  <w:abstractNum w:abstractNumId="2" w15:restartNumberingAfterBreak="0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3"/>
      </w:pPr>
      <w:rPr>
        <w:b w:val="0"/>
      </w:rPr>
    </w:lvl>
  </w:abstractNum>
  <w:abstractNum w:abstractNumId="3" w15:restartNumberingAfterBreak="0">
    <w:nsid w:val="0A4B1921"/>
    <w:multiLevelType w:val="hybridMultilevel"/>
    <w:tmpl w:val="1FF458B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974E7"/>
    <w:multiLevelType w:val="hybridMultilevel"/>
    <w:tmpl w:val="1812ABB6"/>
    <w:lvl w:ilvl="0" w:tplc="F5487286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 w:val="0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A25BCE"/>
    <w:multiLevelType w:val="hybridMultilevel"/>
    <w:tmpl w:val="721C091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6F59AC"/>
    <w:multiLevelType w:val="hybridMultilevel"/>
    <w:tmpl w:val="FEDAB47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eastAsia="Times New Roman"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7456F8"/>
    <w:multiLevelType w:val="hybridMultilevel"/>
    <w:tmpl w:val="683AEC5A"/>
    <w:lvl w:ilvl="0" w:tplc="CDEEDDAA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0" w:hanging="360"/>
      </w:pPr>
    </w:lvl>
    <w:lvl w:ilvl="2" w:tplc="0415001B" w:tentative="1">
      <w:start w:val="1"/>
      <w:numFmt w:val="lowerRoman"/>
      <w:lvlText w:val="%3."/>
      <w:lvlJc w:val="right"/>
      <w:pPr>
        <w:ind w:left="3210" w:hanging="180"/>
      </w:pPr>
    </w:lvl>
    <w:lvl w:ilvl="3" w:tplc="0415000F" w:tentative="1">
      <w:start w:val="1"/>
      <w:numFmt w:val="decimal"/>
      <w:lvlText w:val="%4."/>
      <w:lvlJc w:val="left"/>
      <w:pPr>
        <w:ind w:left="3930" w:hanging="360"/>
      </w:pPr>
    </w:lvl>
    <w:lvl w:ilvl="4" w:tplc="04150019" w:tentative="1">
      <w:start w:val="1"/>
      <w:numFmt w:val="lowerLetter"/>
      <w:lvlText w:val="%5."/>
      <w:lvlJc w:val="left"/>
      <w:pPr>
        <w:ind w:left="4650" w:hanging="360"/>
      </w:pPr>
    </w:lvl>
    <w:lvl w:ilvl="5" w:tplc="0415001B" w:tentative="1">
      <w:start w:val="1"/>
      <w:numFmt w:val="lowerRoman"/>
      <w:lvlText w:val="%6."/>
      <w:lvlJc w:val="right"/>
      <w:pPr>
        <w:ind w:left="5370" w:hanging="180"/>
      </w:pPr>
    </w:lvl>
    <w:lvl w:ilvl="6" w:tplc="0415000F" w:tentative="1">
      <w:start w:val="1"/>
      <w:numFmt w:val="decimal"/>
      <w:lvlText w:val="%7."/>
      <w:lvlJc w:val="left"/>
      <w:pPr>
        <w:ind w:left="6090" w:hanging="360"/>
      </w:pPr>
    </w:lvl>
    <w:lvl w:ilvl="7" w:tplc="04150019" w:tentative="1">
      <w:start w:val="1"/>
      <w:numFmt w:val="lowerLetter"/>
      <w:lvlText w:val="%8."/>
      <w:lvlJc w:val="left"/>
      <w:pPr>
        <w:ind w:left="6810" w:hanging="360"/>
      </w:pPr>
    </w:lvl>
    <w:lvl w:ilvl="8" w:tplc="0415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8" w15:restartNumberingAfterBreak="0">
    <w:nsid w:val="7BD97AFA"/>
    <w:multiLevelType w:val="hybridMultilevel"/>
    <w:tmpl w:val="211ECA5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4167C6"/>
    <w:multiLevelType w:val="hybridMultilevel"/>
    <w:tmpl w:val="5AD8970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8"/>
  </w:num>
  <w:num w:numId="5">
    <w:abstractNumId w:val="3"/>
  </w:num>
  <w:num w:numId="6">
    <w:abstractNumId w:val="5"/>
  </w:num>
  <w:num w:numId="7">
    <w:abstractNumId w:val="7"/>
  </w:num>
  <w:num w:numId="8">
    <w:abstractNumId w:val="6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TrackMoves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45BF"/>
    <w:rsid w:val="00003724"/>
    <w:rsid w:val="0002051F"/>
    <w:rsid w:val="00040BB7"/>
    <w:rsid w:val="0005371C"/>
    <w:rsid w:val="00086188"/>
    <w:rsid w:val="000D6337"/>
    <w:rsid w:val="000E2B47"/>
    <w:rsid w:val="000E5E24"/>
    <w:rsid w:val="00124F13"/>
    <w:rsid w:val="00160308"/>
    <w:rsid w:val="00162D96"/>
    <w:rsid w:val="001650A8"/>
    <w:rsid w:val="00177BCC"/>
    <w:rsid w:val="0018400F"/>
    <w:rsid w:val="00187538"/>
    <w:rsid w:val="001A6304"/>
    <w:rsid w:val="001B7E7B"/>
    <w:rsid w:val="001C7B99"/>
    <w:rsid w:val="001E469C"/>
    <w:rsid w:val="001F6236"/>
    <w:rsid w:val="001F6C1D"/>
    <w:rsid w:val="002139EA"/>
    <w:rsid w:val="0022319A"/>
    <w:rsid w:val="00247C94"/>
    <w:rsid w:val="0027342E"/>
    <w:rsid w:val="00280B4F"/>
    <w:rsid w:val="002968F4"/>
    <w:rsid w:val="002B2D07"/>
    <w:rsid w:val="002C2543"/>
    <w:rsid w:val="002D5DF5"/>
    <w:rsid w:val="002F2C4A"/>
    <w:rsid w:val="0030317C"/>
    <w:rsid w:val="003032B3"/>
    <w:rsid w:val="00317D43"/>
    <w:rsid w:val="00332F33"/>
    <w:rsid w:val="00335A3B"/>
    <w:rsid w:val="003735F5"/>
    <w:rsid w:val="00390FC1"/>
    <w:rsid w:val="00392E9C"/>
    <w:rsid w:val="003957B6"/>
    <w:rsid w:val="003B3F15"/>
    <w:rsid w:val="003B49EA"/>
    <w:rsid w:val="003B4A7A"/>
    <w:rsid w:val="003C7AEB"/>
    <w:rsid w:val="003D4C05"/>
    <w:rsid w:val="00436E74"/>
    <w:rsid w:val="00443845"/>
    <w:rsid w:val="00450113"/>
    <w:rsid w:val="004544E9"/>
    <w:rsid w:val="0047339E"/>
    <w:rsid w:val="00477B65"/>
    <w:rsid w:val="0048422E"/>
    <w:rsid w:val="004C7A91"/>
    <w:rsid w:val="004D6E90"/>
    <w:rsid w:val="004E308C"/>
    <w:rsid w:val="0051355E"/>
    <w:rsid w:val="005478E9"/>
    <w:rsid w:val="00550F78"/>
    <w:rsid w:val="00552285"/>
    <w:rsid w:val="005527F0"/>
    <w:rsid w:val="00561A4A"/>
    <w:rsid w:val="005805DE"/>
    <w:rsid w:val="00580C9D"/>
    <w:rsid w:val="005B2510"/>
    <w:rsid w:val="005C2F1F"/>
    <w:rsid w:val="005C34D9"/>
    <w:rsid w:val="005D017E"/>
    <w:rsid w:val="005D45BF"/>
    <w:rsid w:val="005D5F42"/>
    <w:rsid w:val="005E3401"/>
    <w:rsid w:val="005F10D8"/>
    <w:rsid w:val="006147FC"/>
    <w:rsid w:val="00627A2C"/>
    <w:rsid w:val="006804CB"/>
    <w:rsid w:val="006E2C3A"/>
    <w:rsid w:val="006F02AD"/>
    <w:rsid w:val="00706053"/>
    <w:rsid w:val="00706332"/>
    <w:rsid w:val="007103E7"/>
    <w:rsid w:val="00726903"/>
    <w:rsid w:val="00743D07"/>
    <w:rsid w:val="00783D29"/>
    <w:rsid w:val="0078458D"/>
    <w:rsid w:val="00786430"/>
    <w:rsid w:val="007A64AB"/>
    <w:rsid w:val="007B0E9B"/>
    <w:rsid w:val="007C7776"/>
    <w:rsid w:val="008043CE"/>
    <w:rsid w:val="008309C0"/>
    <w:rsid w:val="008869CE"/>
    <w:rsid w:val="00886E1B"/>
    <w:rsid w:val="008B2592"/>
    <w:rsid w:val="008B4DB6"/>
    <w:rsid w:val="008D5A7F"/>
    <w:rsid w:val="008D5CED"/>
    <w:rsid w:val="008E50A0"/>
    <w:rsid w:val="009171CB"/>
    <w:rsid w:val="00925C17"/>
    <w:rsid w:val="0093409C"/>
    <w:rsid w:val="0094167A"/>
    <w:rsid w:val="00951A66"/>
    <w:rsid w:val="00955A90"/>
    <w:rsid w:val="0095799D"/>
    <w:rsid w:val="00965AE0"/>
    <w:rsid w:val="0096681D"/>
    <w:rsid w:val="00972FD7"/>
    <w:rsid w:val="00975D95"/>
    <w:rsid w:val="00985699"/>
    <w:rsid w:val="009A6A76"/>
    <w:rsid w:val="009B2960"/>
    <w:rsid w:val="009B48B8"/>
    <w:rsid w:val="009D17EE"/>
    <w:rsid w:val="009D45F2"/>
    <w:rsid w:val="009E131A"/>
    <w:rsid w:val="00A06700"/>
    <w:rsid w:val="00A1284C"/>
    <w:rsid w:val="00A42121"/>
    <w:rsid w:val="00A452D2"/>
    <w:rsid w:val="00AA6745"/>
    <w:rsid w:val="00AC61BD"/>
    <w:rsid w:val="00AD4B79"/>
    <w:rsid w:val="00AE53B1"/>
    <w:rsid w:val="00AE5D01"/>
    <w:rsid w:val="00AF09F3"/>
    <w:rsid w:val="00B36B66"/>
    <w:rsid w:val="00B43E48"/>
    <w:rsid w:val="00B55B50"/>
    <w:rsid w:val="00B618C0"/>
    <w:rsid w:val="00BD1633"/>
    <w:rsid w:val="00BD1C7A"/>
    <w:rsid w:val="00BD287B"/>
    <w:rsid w:val="00BE7593"/>
    <w:rsid w:val="00C47684"/>
    <w:rsid w:val="00C54DBA"/>
    <w:rsid w:val="00C81BF9"/>
    <w:rsid w:val="00C82645"/>
    <w:rsid w:val="00C87891"/>
    <w:rsid w:val="00CC1965"/>
    <w:rsid w:val="00CC6180"/>
    <w:rsid w:val="00CE737F"/>
    <w:rsid w:val="00CF503C"/>
    <w:rsid w:val="00D15856"/>
    <w:rsid w:val="00D2364C"/>
    <w:rsid w:val="00D465D0"/>
    <w:rsid w:val="00D530FD"/>
    <w:rsid w:val="00D80619"/>
    <w:rsid w:val="00D97B85"/>
    <w:rsid w:val="00DB0DDD"/>
    <w:rsid w:val="00DD03EF"/>
    <w:rsid w:val="00DF0A21"/>
    <w:rsid w:val="00DF1BE6"/>
    <w:rsid w:val="00DF779A"/>
    <w:rsid w:val="00E53720"/>
    <w:rsid w:val="00E742BF"/>
    <w:rsid w:val="00E83BF2"/>
    <w:rsid w:val="00E92F00"/>
    <w:rsid w:val="00EB4279"/>
    <w:rsid w:val="00EB45F7"/>
    <w:rsid w:val="00EC7A50"/>
    <w:rsid w:val="00F228E3"/>
    <w:rsid w:val="00F26B40"/>
    <w:rsid w:val="00F300FA"/>
    <w:rsid w:val="00F47B16"/>
    <w:rsid w:val="00F528D9"/>
    <w:rsid w:val="00F66509"/>
    <w:rsid w:val="00F82844"/>
    <w:rsid w:val="00F863DD"/>
    <w:rsid w:val="00F86F06"/>
    <w:rsid w:val="00FA7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274FAFC5"/>
  <w15:chartTrackingRefBased/>
  <w15:docId w15:val="{0E2B33E7-A9B5-4BA3-97B8-B60CC14F0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B55B50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5D45BF"/>
  </w:style>
  <w:style w:type="paragraph" w:styleId="Stopka">
    <w:name w:val="footer"/>
    <w:basedOn w:val="Normalny"/>
    <w:link w:val="StopkaZnak"/>
    <w:uiPriority w:val="99"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D45BF"/>
  </w:style>
  <w:style w:type="table" w:styleId="Tabela-Siatka">
    <w:name w:val="Table Grid"/>
    <w:basedOn w:val="Standardowy"/>
    <w:uiPriority w:val="59"/>
    <w:rsid w:val="005D4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886E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886E1B"/>
    <w:rPr>
      <w:rFonts w:ascii="Segoe UI" w:hAnsi="Segoe UI" w:cs="Segoe UI"/>
      <w:sz w:val="18"/>
      <w:szCs w:val="18"/>
      <w:lang w:eastAsia="en-US"/>
    </w:rPr>
  </w:style>
  <w:style w:type="character" w:styleId="Hipercze">
    <w:name w:val="Hyperlink"/>
    <w:rsid w:val="009B2960"/>
    <w:rPr>
      <w:color w:val="0000FF"/>
      <w:u w:val="single"/>
    </w:rPr>
  </w:style>
  <w:style w:type="paragraph" w:customStyle="1" w:styleId="Numeracjaparagrafu">
    <w:name w:val="Numeracja paragrafu"/>
    <w:basedOn w:val="Normalny"/>
    <w:next w:val="Normalny"/>
    <w:rsid w:val="009B2960"/>
    <w:pPr>
      <w:numPr>
        <w:numId w:val="1"/>
      </w:numPr>
      <w:suppressAutoHyphens/>
      <w:spacing w:after="0" w:line="360" w:lineRule="auto"/>
      <w:jc w:val="center"/>
    </w:pPr>
    <w:rPr>
      <w:rFonts w:ascii="Times New Roman" w:eastAsia="Times New Roman" w:hAnsi="Times New Roman"/>
      <w:sz w:val="24"/>
      <w:szCs w:val="24"/>
      <w:lang w:eastAsia="ar-SA"/>
    </w:rPr>
  </w:style>
  <w:style w:type="paragraph" w:styleId="Akapitzlist">
    <w:name w:val="List Paragraph"/>
    <w:basedOn w:val="Normalny"/>
    <w:uiPriority w:val="34"/>
    <w:qFormat/>
    <w:rsid w:val="009B2960"/>
    <w:pPr>
      <w:suppressAutoHyphens/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ar-SA"/>
    </w:rPr>
  </w:style>
  <w:style w:type="character" w:styleId="Odwoaniedokomentarza">
    <w:name w:val="annotation reference"/>
    <w:semiHidden/>
    <w:unhideWhenUsed/>
    <w:rsid w:val="008D5A7F"/>
    <w:rPr>
      <w:sz w:val="16"/>
      <w:szCs w:val="16"/>
    </w:rPr>
  </w:style>
  <w:style w:type="paragraph" w:styleId="Tekstkomentarza">
    <w:name w:val="annotation text"/>
    <w:basedOn w:val="Normalny"/>
    <w:link w:val="TekstkomentarzaZnak"/>
    <w:unhideWhenUsed/>
    <w:rsid w:val="008D5A7F"/>
    <w:rPr>
      <w:sz w:val="20"/>
      <w:szCs w:val="20"/>
    </w:rPr>
  </w:style>
  <w:style w:type="character" w:customStyle="1" w:styleId="TekstkomentarzaZnak">
    <w:name w:val="Tekst komentarza Znak"/>
    <w:link w:val="Tekstkomentarza"/>
    <w:rsid w:val="008D5A7F"/>
    <w:rPr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D5A7F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8D5A7F"/>
    <w:rPr>
      <w:b/>
      <w:bCs/>
      <w:lang w:eastAsia="en-US"/>
    </w:rPr>
  </w:style>
  <w:style w:type="paragraph" w:styleId="Poprawka">
    <w:name w:val="Revision"/>
    <w:hidden/>
    <w:uiPriority w:val="99"/>
    <w:semiHidden/>
    <w:rsid w:val="000E2B47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2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C421E-1B55-4AAC-9BA7-60BAE605A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1611</Words>
  <Characters>9666</Characters>
  <Application>Microsoft Office Word</Application>
  <DocSecurity>0</DocSecurity>
  <Lines>80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11255</CharactersWithSpaces>
  <SharedDoc>false</SharedDoc>
  <HLinks>
    <vt:vector size="6" baseType="variant">
      <vt:variant>
        <vt:i4>983075</vt:i4>
      </vt:variant>
      <vt:variant>
        <vt:i4>0</vt:i4>
      </vt:variant>
      <vt:variant>
        <vt:i4>0</vt:i4>
      </vt:variant>
      <vt:variant>
        <vt:i4>5</vt:i4>
      </vt:variant>
      <vt:variant>
        <vt:lpwstr>mailto:sekretariat@agrotranshandel.pl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</dc:creator>
  <cp:keywords/>
  <cp:lastModifiedBy>Mati</cp:lastModifiedBy>
  <cp:revision>22</cp:revision>
  <cp:lastPrinted>2017-01-27T11:02:00Z</cp:lastPrinted>
  <dcterms:created xsi:type="dcterms:W3CDTF">2019-03-30T13:58:00Z</dcterms:created>
  <dcterms:modified xsi:type="dcterms:W3CDTF">2019-05-06T11:24:00Z</dcterms:modified>
</cp:coreProperties>
</file>