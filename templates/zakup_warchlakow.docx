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A7A" w:rsidRPr="003B4A7A" w:rsidRDefault="003B4A7A"/>
    <w:p w:rsidR="009B2960" w:rsidRPr="009B2960" w:rsidRDefault="009171CB" w:rsidP="009B2960">
      <w:pPr>
        <w:rPr>
          <w:sz w:val="14"/>
          <w:szCs w:val="14"/>
        </w:rPr>
      </w:pPr>
      <w:r>
        <w:rPr>
          <w:sz w:val="14"/>
          <w:szCs w:val="14"/>
        </w:rPr>
        <w:t>W</w:t>
      </w:r>
      <w:r w:rsidR="008869CE">
        <w:rPr>
          <w:sz w:val="14"/>
          <w:szCs w:val="14"/>
        </w:rPr>
        <w:t>ARCHLAK</w:t>
      </w:r>
      <w:r w:rsidR="003B4A7A">
        <w:rPr>
          <w:sz w:val="14"/>
          <w:szCs w:val="14"/>
        </w:rPr>
        <w:t>100/14</w:t>
      </w:r>
    </w:p>
    <w:p w:rsidR="009B2960" w:rsidRPr="009B2960" w:rsidRDefault="009B2960" w:rsidP="009B2960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7C7776">
        <w:t>{</w:t>
      </w:r>
      <w:proofErr w:type="spellStart"/>
      <w:r w:rsidR="00627A2C">
        <w:t>num</w:t>
      </w:r>
      <w:r w:rsidR="00965AE0">
        <w:t>b</w:t>
      </w:r>
      <w:r w:rsidR="00627A2C">
        <w:t>er</w:t>
      </w:r>
      <w:proofErr w:type="spellEnd"/>
      <w:r w:rsidR="001C7B99">
        <w:t>}</w:t>
      </w:r>
      <w:ins w:id="0" w:author="Użytkownik systemu Windows" w:date="2018-01-24T13:52:00Z">
        <w:del w:id="1" w:author="AthUser" w:date="2019-02-04T13:30:00Z">
          <w:r w:rsidR="0048422E" w:rsidDel="00706053">
            <w:rPr>
              <w:b/>
            </w:rPr>
            <w:delText>8</w:delText>
          </w:r>
        </w:del>
      </w:ins>
      <w:del w:id="2" w:author="Użytkownik systemu Windows" w:date="2018-01-24T13:52:00Z">
        <w:r w:rsidRPr="009B2960" w:rsidDel="0048422E">
          <w:rPr>
            <w:b/>
          </w:rPr>
          <w:delText>7</w:delText>
        </w:r>
      </w:del>
    </w:p>
    <w:p w:rsidR="009B2960" w:rsidRPr="009B2960" w:rsidRDefault="009B2960" w:rsidP="009B2960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:rsidR="009B2960" w:rsidRPr="009B2960" w:rsidRDefault="00F863DD" w:rsidP="009B2960">
      <w:pPr>
        <w:jc w:val="both"/>
        <w:rPr>
          <w:sz w:val="20"/>
          <w:szCs w:val="20"/>
        </w:rPr>
      </w:pPr>
      <w:ins w:id="3" w:author="Marek Kanikowski" w:date="2018-07-18T14:53:00Z">
        <w:r>
          <w:rPr>
            <w:sz w:val="20"/>
            <w:szCs w:val="20"/>
          </w:rPr>
          <w:t>z</w:t>
        </w:r>
      </w:ins>
      <w:del w:id="4" w:author="Marek Kanikowski" w:date="2018-07-18T14:53:00Z">
        <w:r w:rsidR="009B2960" w:rsidRPr="009B2960" w:rsidDel="00F863DD">
          <w:rPr>
            <w:sz w:val="20"/>
            <w:szCs w:val="20"/>
          </w:rPr>
          <w:delText>Z</w:delText>
        </w:r>
      </w:del>
      <w:r w:rsidR="009B2960" w:rsidRPr="009B2960">
        <w:rPr>
          <w:sz w:val="20"/>
          <w:szCs w:val="20"/>
        </w:rPr>
        <w:t>awarta w dniu</w:t>
      </w:r>
      <w:ins w:id="5" w:author="Użytkownik systemu Windows" w:date="2018-01-24T13:49:00Z">
        <w:r w:rsidR="0048422E">
          <w:rPr>
            <w:sz w:val="20"/>
            <w:szCs w:val="20"/>
          </w:rPr>
          <w:t xml:space="preserve"> </w:t>
        </w:r>
      </w:ins>
      <w:r w:rsidR="009B2960" w:rsidRPr="009B2960">
        <w:rPr>
          <w:sz w:val="20"/>
          <w:szCs w:val="20"/>
        </w:rPr>
        <w:t xml:space="preserve"> </w:t>
      </w:r>
      <w:r w:rsidR="007C7776">
        <w:rPr>
          <w:bCs/>
          <w:sz w:val="20"/>
          <w:szCs w:val="20"/>
        </w:rPr>
        <w:t>{</w:t>
      </w:r>
      <w:proofErr w:type="spellStart"/>
      <w:r w:rsidR="007C7776">
        <w:rPr>
          <w:bCs/>
          <w:sz w:val="20"/>
          <w:szCs w:val="20"/>
        </w:rPr>
        <w:t>date</w:t>
      </w:r>
      <w:r w:rsidR="002B2D07">
        <w:rPr>
          <w:bCs/>
          <w:sz w:val="20"/>
          <w:szCs w:val="20"/>
        </w:rPr>
        <w:t>s</w:t>
      </w:r>
      <w:r w:rsidR="007C7776">
        <w:rPr>
          <w:bCs/>
          <w:sz w:val="20"/>
          <w:szCs w:val="20"/>
        </w:rPr>
        <w:t>tart</w:t>
      </w:r>
      <w:proofErr w:type="spellEnd"/>
      <w:r w:rsidR="007C7776">
        <w:rPr>
          <w:bCs/>
          <w:sz w:val="20"/>
          <w:szCs w:val="20"/>
        </w:rPr>
        <w:t>}</w:t>
      </w:r>
      <w:r w:rsidR="00FA76BA">
        <w:rPr>
          <w:bCs/>
          <w:sz w:val="20"/>
          <w:szCs w:val="20"/>
        </w:rPr>
        <w:t xml:space="preserve"> </w:t>
      </w:r>
      <w:del w:id="6" w:author="Użytkownik systemu Windows" w:date="2018-01-24T13:49:00Z">
        <w:r w:rsidR="009B2960" w:rsidRPr="001650A8" w:rsidDel="0048422E">
          <w:rPr>
            <w:sz w:val="20"/>
            <w:szCs w:val="20"/>
          </w:rPr>
          <w:delText xml:space="preserve"> </w:delText>
        </w:r>
      </w:del>
      <w:ins w:id="7" w:author="Użytkownik systemu Windows" w:date="2018-01-24T14:05:00Z">
        <w:del w:id="8" w:author="Marek Kanikowski" w:date="2018-07-18T14:53:00Z">
          <w:r w:rsidR="00951A66" w:rsidRPr="001650A8" w:rsidDel="00F863DD">
            <w:rPr>
              <w:bCs/>
              <w:sz w:val="20"/>
              <w:szCs w:val="20"/>
            </w:rPr>
            <w:delText>……………</w:delText>
          </w:r>
        </w:del>
        <w:del w:id="9" w:author="Marek Kanikowski" w:date="2018-07-18T14:52:00Z">
          <w:r w:rsidR="00951A66" w:rsidRPr="00E53720" w:rsidDel="00F863DD">
            <w:rPr>
              <w:bCs/>
              <w:sz w:val="20"/>
              <w:szCs w:val="20"/>
            </w:rPr>
            <w:delText>………………..</w:delText>
          </w:r>
        </w:del>
      </w:ins>
      <w:r w:rsidR="009B2960" w:rsidRPr="00E53720">
        <w:rPr>
          <w:sz w:val="20"/>
          <w:szCs w:val="20"/>
        </w:rPr>
        <w:t xml:space="preserve">w </w:t>
      </w:r>
      <w:r w:rsidR="009B2960" w:rsidRPr="0047339E">
        <w:rPr>
          <w:bCs/>
          <w:sz w:val="20"/>
          <w:szCs w:val="20"/>
          <w:rPrChange w:id="10" w:author="Marek Kanikowski" w:date="2018-07-18T15:18:00Z">
            <w:rPr>
              <w:b/>
              <w:bCs/>
              <w:sz w:val="20"/>
              <w:szCs w:val="20"/>
            </w:rPr>
          </w:rPrChange>
        </w:rPr>
        <w:t>Szewcach</w:t>
      </w:r>
      <w:r w:rsidR="009B2960" w:rsidRPr="009B2960">
        <w:rPr>
          <w:sz w:val="20"/>
          <w:szCs w:val="20"/>
        </w:rPr>
        <w:t>, której Stronami są:</w:t>
      </w:r>
    </w:p>
    <w:p w:rsidR="00040BB7" w:rsidRDefault="009B2960">
      <w:pPr>
        <w:pStyle w:val="Stopka"/>
        <w:spacing w:line="360" w:lineRule="auto"/>
        <w:jc w:val="both"/>
        <w:rPr>
          <w:ins w:id="11" w:author="Użytkownik systemu Windows" w:date="2017-02-10T12:54:00Z"/>
          <w:b/>
          <w:sz w:val="20"/>
          <w:szCs w:val="20"/>
        </w:rPr>
        <w:pPrChange w:id="12" w:author="Użytkownik systemu Windows" w:date="2017-03-03T13:25:00Z">
          <w:pPr>
            <w:pStyle w:val="Stopka"/>
            <w:jc w:val="both"/>
          </w:pPr>
        </w:pPrChange>
      </w:pPr>
      <w:del w:id="13" w:author="Marek Kanikowski" w:date="2018-07-18T14:53:00Z">
        <w:r w:rsidRPr="009B2960" w:rsidDel="00F863DD">
          <w:rPr>
            <w:b/>
            <w:sz w:val="20"/>
            <w:szCs w:val="20"/>
          </w:rPr>
          <w:delText>„</w:delText>
        </w:r>
      </w:del>
      <w:r w:rsidRPr="009B2960">
        <w:rPr>
          <w:b/>
          <w:sz w:val="20"/>
          <w:szCs w:val="20"/>
        </w:rPr>
        <w:t>Agro-</w:t>
      </w:r>
      <w:proofErr w:type="spellStart"/>
      <w:r w:rsidRPr="009B2960">
        <w:rPr>
          <w:b/>
          <w:sz w:val="20"/>
          <w:szCs w:val="20"/>
        </w:rPr>
        <w:t>Transhandel</w:t>
      </w:r>
      <w:proofErr w:type="spellEnd"/>
      <w:del w:id="14" w:author="Marek Kanikowski" w:date="2018-07-18T14:53:00Z">
        <w:r w:rsidRPr="009B2960" w:rsidDel="00F863DD">
          <w:rPr>
            <w:b/>
            <w:sz w:val="20"/>
            <w:szCs w:val="20"/>
          </w:rPr>
          <w:delText>”</w:delText>
        </w:r>
      </w:del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ins w:id="15" w:author="Użytkownik systemu Windows" w:date="2017-02-10T12:54:00Z">
        <w:r w:rsidR="00040BB7">
          <w:rPr>
            <w:b/>
            <w:sz w:val="20"/>
            <w:szCs w:val="20"/>
          </w:rPr>
          <w:t>reprezentowaną przez Edytę Młynarczyk</w:t>
        </w:r>
      </w:ins>
      <w:ins w:id="16" w:author="Marek Kanikowski" w:date="2018-07-18T15:19:00Z">
        <w:r w:rsidR="0047339E">
          <w:rPr>
            <w:b/>
            <w:sz w:val="20"/>
            <w:szCs w:val="20"/>
          </w:rPr>
          <w:t>-</w:t>
        </w:r>
      </w:ins>
      <w:ins w:id="17" w:author="Użytkownik systemu Windows" w:date="2017-03-03T12:49:00Z">
        <w:del w:id="18" w:author="Marek Kanikowski" w:date="2018-07-18T15:19:00Z">
          <w:r w:rsidR="003957B6" w:rsidDel="0047339E">
            <w:rPr>
              <w:b/>
              <w:sz w:val="20"/>
              <w:szCs w:val="20"/>
            </w:rPr>
            <w:delText>,</w:delText>
          </w:r>
        </w:del>
      </w:ins>
      <w:ins w:id="19" w:author="Użytkownik systemu Windows" w:date="2017-02-10T12:54:00Z">
        <w:del w:id="20" w:author="Marek Kanikowski" w:date="2018-07-18T15:19:00Z">
          <w:r w:rsidR="00040BB7" w:rsidDel="0047339E">
            <w:rPr>
              <w:b/>
              <w:sz w:val="20"/>
              <w:szCs w:val="20"/>
            </w:rPr>
            <w:delText xml:space="preserve"> </w:delText>
          </w:r>
        </w:del>
        <w:r w:rsidR="00040BB7">
          <w:rPr>
            <w:b/>
            <w:sz w:val="20"/>
            <w:szCs w:val="20"/>
          </w:rPr>
          <w:t xml:space="preserve">Prezesa </w:t>
        </w:r>
        <w:del w:id="21" w:author="Marek Kanikowski" w:date="2018-07-18T15:19:00Z">
          <w:r w:rsidR="00040BB7" w:rsidDel="0047339E">
            <w:rPr>
              <w:b/>
              <w:sz w:val="20"/>
              <w:szCs w:val="20"/>
            </w:rPr>
            <w:delText>Spółki</w:delText>
          </w:r>
        </w:del>
      </w:ins>
      <w:ins w:id="22" w:author="Marek Kanikowski" w:date="2018-07-18T15:19:00Z">
        <w:r w:rsidR="0047339E">
          <w:rPr>
            <w:b/>
            <w:sz w:val="20"/>
            <w:szCs w:val="20"/>
          </w:rPr>
          <w:t>Zarządu</w:t>
        </w:r>
      </w:ins>
      <w:ins w:id="23" w:author="Użytkownik systemu Windows" w:date="2017-02-10T12:54:00Z">
        <w:r w:rsidR="00040BB7">
          <w:rPr>
            <w:b/>
            <w:sz w:val="20"/>
            <w:szCs w:val="20"/>
          </w:rPr>
          <w:t>,</w:t>
        </w:r>
      </w:ins>
    </w:p>
    <w:p w:rsidR="009B2960" w:rsidRPr="00627A2C" w:rsidRDefault="00CE737F" w:rsidP="009B2960">
      <w:pPr>
        <w:pStyle w:val="Stopka"/>
        <w:jc w:val="both"/>
        <w:rPr>
          <w:ins w:id="24" w:author="Marek Kanikowski" w:date="2018-07-18T15:03:00Z"/>
          <w:sz w:val="20"/>
          <w:szCs w:val="20"/>
          <w:lang w:val="en-US"/>
        </w:rPr>
      </w:pPr>
      <w:ins w:id="25" w:author="Marek Kanikowski" w:date="2018-07-18T15:03:00Z">
        <w:r w:rsidRPr="00627A2C">
          <w:rPr>
            <w:sz w:val="20"/>
            <w:szCs w:val="20"/>
            <w:lang w:val="en-US"/>
          </w:rPr>
          <w:t xml:space="preserve">a </w:t>
        </w:r>
      </w:ins>
      <w:del w:id="26" w:author="Marek Kanikowski" w:date="2018-07-18T15:03:00Z">
        <w:r w:rsidR="009B2960" w:rsidRPr="00627A2C" w:rsidDel="00CE737F">
          <w:rPr>
            <w:sz w:val="20"/>
            <w:szCs w:val="20"/>
            <w:lang w:val="en-US"/>
          </w:rPr>
          <w:delText>oraz</w:delText>
        </w:r>
      </w:del>
    </w:p>
    <w:p w:rsidR="00CE737F" w:rsidRPr="00627A2C" w:rsidRDefault="00CE737F" w:rsidP="009B2960">
      <w:pPr>
        <w:pStyle w:val="Stopka"/>
        <w:jc w:val="both"/>
        <w:rPr>
          <w:sz w:val="20"/>
          <w:szCs w:val="20"/>
          <w:lang w:val="en-US"/>
        </w:rPr>
      </w:pPr>
    </w:p>
    <w:p w:rsidR="009B2960" w:rsidRPr="00627A2C" w:rsidRDefault="00F863DD" w:rsidP="009B2960">
      <w:pPr>
        <w:jc w:val="both"/>
        <w:rPr>
          <w:ins w:id="27" w:author="Marek Kanikowski" w:date="2018-07-18T14:59:00Z"/>
          <w:sz w:val="20"/>
          <w:szCs w:val="20"/>
          <w:lang w:val="en-US"/>
        </w:rPr>
      </w:pPr>
      <w:ins w:id="28" w:author="Marek Kanikowski" w:date="2018-07-18T14:57:00Z">
        <w:r w:rsidRPr="00627A2C">
          <w:rPr>
            <w:sz w:val="20"/>
            <w:szCs w:val="20"/>
            <w:lang w:val="en-US"/>
          </w:rPr>
          <w:t xml:space="preserve">1) </w:t>
        </w:r>
      </w:ins>
      <w:proofErr w:type="spellStart"/>
      <w:r w:rsidR="009B2960" w:rsidRPr="00627A2C">
        <w:rPr>
          <w:sz w:val="20"/>
          <w:szCs w:val="20"/>
          <w:lang w:val="en-US"/>
        </w:rPr>
        <w:t>Pan</w:t>
      </w:r>
      <w:ins w:id="29" w:author="AthUser" w:date="2019-02-04T13:30:00Z">
        <w:r w:rsidR="00706053" w:rsidRPr="00627A2C">
          <w:rPr>
            <w:sz w:val="20"/>
            <w:szCs w:val="20"/>
            <w:lang w:val="en-US"/>
          </w:rPr>
          <w:t>em</w:t>
        </w:r>
        <w:proofErr w:type="spellEnd"/>
        <w:r w:rsidR="00706053" w:rsidRPr="00627A2C">
          <w:rPr>
            <w:sz w:val="20"/>
            <w:szCs w:val="20"/>
            <w:lang w:val="en-US"/>
          </w:rPr>
          <w:t xml:space="preserve"> </w:t>
        </w:r>
        <w:del w:id="30" w:author="Użytkownik systemu Windows" w:date="2019-03-07T13:54:00Z">
          <w:r w:rsidR="00706053" w:rsidRPr="00627A2C" w:rsidDel="00E53720">
            <w:rPr>
              <w:sz w:val="20"/>
              <w:szCs w:val="20"/>
              <w:lang w:val="en-US"/>
            </w:rPr>
            <w:delText>Tomaszem Pietrzykowskim</w:delText>
          </w:r>
        </w:del>
      </w:ins>
      <w:r w:rsidR="001C7B99" w:rsidRPr="00627A2C">
        <w:rPr>
          <w:sz w:val="20"/>
          <w:szCs w:val="20"/>
          <w:lang w:val="en-US"/>
        </w:rPr>
        <w:t>{farmer}</w:t>
      </w:r>
      <w:ins w:id="31" w:author="AthUser" w:date="2019-02-04T13:37:00Z">
        <w:r w:rsidR="00477B65" w:rsidRPr="00627A2C">
          <w:rPr>
            <w:sz w:val="20"/>
            <w:szCs w:val="20"/>
            <w:lang w:val="en-US"/>
          </w:rPr>
          <w:t xml:space="preserve"> </w:t>
        </w:r>
        <w:r w:rsidR="00706053" w:rsidRPr="00627A2C">
          <w:rPr>
            <w:sz w:val="20"/>
            <w:szCs w:val="20"/>
            <w:lang w:val="en-US"/>
          </w:rPr>
          <w:t xml:space="preserve">PESEL </w:t>
        </w:r>
        <w:del w:id="32" w:author="Użytkownik systemu Windows" w:date="2019-03-07T13:55:00Z">
          <w:r w:rsidR="00706053" w:rsidRPr="00627A2C" w:rsidDel="00E53720">
            <w:rPr>
              <w:sz w:val="20"/>
              <w:szCs w:val="20"/>
              <w:lang w:val="en-US"/>
            </w:rPr>
            <w:delText>80011112059</w:delText>
          </w:r>
        </w:del>
      </w:ins>
      <w:r w:rsidR="001C7B99" w:rsidRPr="00627A2C">
        <w:rPr>
          <w:sz w:val="20"/>
          <w:szCs w:val="20"/>
          <w:lang w:val="en-US"/>
        </w:rPr>
        <w:t>{</w:t>
      </w:r>
      <w:proofErr w:type="spellStart"/>
      <w:r w:rsidR="001C7B99" w:rsidRPr="00627A2C">
        <w:rPr>
          <w:sz w:val="20"/>
          <w:szCs w:val="20"/>
          <w:lang w:val="en-US"/>
        </w:rPr>
        <w:t>farmer</w:t>
      </w:r>
      <w:r w:rsidR="002B2D07">
        <w:rPr>
          <w:sz w:val="20"/>
          <w:szCs w:val="20"/>
          <w:lang w:val="en-US"/>
        </w:rPr>
        <w:t>p</w:t>
      </w:r>
      <w:r w:rsidR="001C7B99" w:rsidRPr="00627A2C">
        <w:rPr>
          <w:sz w:val="20"/>
          <w:szCs w:val="20"/>
          <w:lang w:val="en-US"/>
        </w:rPr>
        <w:t>esel</w:t>
      </w:r>
      <w:proofErr w:type="spellEnd"/>
      <w:r w:rsidR="001C7B99" w:rsidRPr="00627A2C">
        <w:rPr>
          <w:sz w:val="20"/>
          <w:szCs w:val="20"/>
          <w:lang w:val="en-US"/>
        </w:rPr>
        <w:t>}</w:t>
      </w:r>
      <w:ins w:id="33" w:author="Marek Kanikowski" w:date="2018-07-18T14:58:00Z">
        <w:r w:rsidR="0096681D" w:rsidRPr="00627A2C">
          <w:rPr>
            <w:sz w:val="20"/>
            <w:szCs w:val="20"/>
            <w:lang w:val="en-US"/>
          </w:rPr>
          <w:t xml:space="preserve"> </w:t>
        </w:r>
        <w:proofErr w:type="spellStart"/>
        <w:r w:rsidR="0096681D" w:rsidRPr="00627A2C">
          <w:rPr>
            <w:sz w:val="20"/>
            <w:szCs w:val="20"/>
            <w:lang w:val="en-US"/>
          </w:rPr>
          <w:t>adres</w:t>
        </w:r>
        <w:proofErr w:type="spellEnd"/>
        <w:r w:rsidR="0096681D" w:rsidRPr="00627A2C">
          <w:rPr>
            <w:sz w:val="20"/>
            <w:szCs w:val="20"/>
            <w:lang w:val="en-US"/>
          </w:rPr>
          <w:t xml:space="preserve"> </w:t>
        </w:r>
        <w:proofErr w:type="spellStart"/>
        <w:r w:rsidR="0096681D" w:rsidRPr="00627A2C">
          <w:rPr>
            <w:sz w:val="20"/>
            <w:szCs w:val="20"/>
            <w:lang w:val="en-US"/>
          </w:rPr>
          <w:t>zamieszkania</w:t>
        </w:r>
        <w:proofErr w:type="spellEnd"/>
        <w:r w:rsidR="0096681D" w:rsidRPr="00627A2C">
          <w:rPr>
            <w:sz w:val="20"/>
            <w:szCs w:val="20"/>
            <w:lang w:val="en-US"/>
          </w:rPr>
          <w:t xml:space="preserve">: </w:t>
        </w:r>
      </w:ins>
      <w:ins w:id="34" w:author="AthUser" w:date="2019-02-04T13:37:00Z">
        <w:del w:id="35" w:author="Użytkownik systemu Windows" w:date="2019-03-07T13:55:00Z">
          <w:r w:rsidR="00706053" w:rsidRPr="00627A2C" w:rsidDel="00E53720">
            <w:rPr>
              <w:sz w:val="20"/>
              <w:szCs w:val="20"/>
              <w:lang w:val="en-US"/>
            </w:rPr>
            <w:delText>Zgagowo Wieś 3, 09-228 Zawidz</w:delText>
          </w:r>
        </w:del>
      </w:ins>
      <w:r w:rsidR="001C7B99" w:rsidRPr="00627A2C">
        <w:rPr>
          <w:sz w:val="20"/>
          <w:szCs w:val="20"/>
          <w:lang w:val="en-US"/>
        </w:rPr>
        <w:t>{</w:t>
      </w:r>
      <w:proofErr w:type="spellStart"/>
      <w:r w:rsidR="001C7B99" w:rsidRPr="00627A2C">
        <w:rPr>
          <w:sz w:val="20"/>
          <w:szCs w:val="20"/>
          <w:lang w:val="en-US"/>
        </w:rPr>
        <w:t>farmer</w:t>
      </w:r>
      <w:r w:rsidR="002B2D07">
        <w:rPr>
          <w:sz w:val="20"/>
          <w:szCs w:val="20"/>
          <w:lang w:val="en-US"/>
        </w:rPr>
        <w:t>c</w:t>
      </w:r>
      <w:r w:rsidR="001C7B99" w:rsidRPr="00627A2C">
        <w:rPr>
          <w:sz w:val="20"/>
          <w:szCs w:val="20"/>
          <w:lang w:val="en-US"/>
        </w:rPr>
        <w:t>ity</w:t>
      </w:r>
      <w:proofErr w:type="spellEnd"/>
      <w:r w:rsidR="001C7B99" w:rsidRPr="00627A2C">
        <w:rPr>
          <w:sz w:val="20"/>
          <w:szCs w:val="20"/>
          <w:lang w:val="en-US"/>
        </w:rPr>
        <w:t>} {</w:t>
      </w:r>
      <w:proofErr w:type="spellStart"/>
      <w:r w:rsidR="001C7B99" w:rsidRPr="00627A2C">
        <w:rPr>
          <w:sz w:val="20"/>
          <w:szCs w:val="20"/>
          <w:lang w:val="en-US"/>
        </w:rPr>
        <w:t>farmer</w:t>
      </w:r>
      <w:r w:rsidR="002B2D07">
        <w:rPr>
          <w:sz w:val="20"/>
          <w:szCs w:val="20"/>
          <w:lang w:val="en-US"/>
        </w:rPr>
        <w:t>a</w:t>
      </w:r>
      <w:r w:rsidR="001C7B99" w:rsidRPr="00627A2C">
        <w:rPr>
          <w:sz w:val="20"/>
          <w:szCs w:val="20"/>
          <w:lang w:val="en-US"/>
        </w:rPr>
        <w:t>ddress</w:t>
      </w:r>
      <w:proofErr w:type="spellEnd"/>
      <w:r w:rsidR="001C7B99" w:rsidRPr="00627A2C">
        <w:rPr>
          <w:sz w:val="20"/>
          <w:szCs w:val="20"/>
          <w:lang w:val="en-US"/>
        </w:rPr>
        <w:t>}</w:t>
      </w:r>
      <w:del w:id="36" w:author="Użytkownik systemu Windows" w:date="2017-04-25T14:31:00Z">
        <w:r w:rsidR="009B2960" w:rsidRPr="00627A2C" w:rsidDel="00580C9D">
          <w:rPr>
            <w:sz w:val="20"/>
            <w:szCs w:val="20"/>
            <w:lang w:val="en-US"/>
          </w:rPr>
          <w:delText>/Pani</w:delText>
        </w:r>
      </w:del>
      <w:del w:id="37" w:author="Marek Kanikowski" w:date="2018-07-18T14:57:00Z">
        <w:r w:rsidR="009B2960" w:rsidRPr="00627A2C" w:rsidDel="00F863DD">
          <w:rPr>
            <w:sz w:val="20"/>
            <w:szCs w:val="20"/>
            <w:lang w:val="en-US"/>
          </w:rPr>
          <w:delText xml:space="preserve"> </w:delText>
        </w:r>
      </w:del>
      <w:del w:id="38" w:author="Użytkownik systemu Windows" w:date="2017-04-25T14:31:00Z">
        <w:r w:rsidR="009B2960" w:rsidRPr="00627A2C" w:rsidDel="00580C9D">
          <w:rPr>
            <w:sz w:val="20"/>
            <w:szCs w:val="20"/>
            <w:lang w:val="en-US"/>
          </w:rPr>
          <w:delText>,</w:delText>
        </w:r>
      </w:del>
      <w:ins w:id="39" w:author="Użytkownik systemu Windows" w:date="2018-01-24T14:05:00Z">
        <w:del w:id="40" w:author="Marek Kanikowski" w:date="2018-07-18T14:57:00Z">
          <w:r w:rsidR="00951A66" w:rsidRPr="00627A2C" w:rsidDel="00F863DD">
            <w:rPr>
              <w:sz w:val="20"/>
              <w:szCs w:val="20"/>
              <w:lang w:val="en-US"/>
            </w:rPr>
            <w:delText>………………..</w:delText>
          </w:r>
        </w:del>
      </w:ins>
    </w:p>
    <w:p w:rsidR="0096681D" w:rsidRPr="00627A2C" w:rsidDel="00477B65" w:rsidRDefault="0096681D" w:rsidP="001650A8">
      <w:pPr>
        <w:jc w:val="both"/>
        <w:rPr>
          <w:del w:id="41" w:author="AthUser" w:date="2019-02-04T14:06:00Z"/>
          <w:sz w:val="20"/>
          <w:szCs w:val="20"/>
          <w:lang w:val="en-US"/>
        </w:rPr>
      </w:pPr>
      <w:ins w:id="42" w:author="Marek Kanikowski" w:date="2018-07-18T14:59:00Z">
        <w:r w:rsidRPr="00627A2C">
          <w:rPr>
            <w:sz w:val="20"/>
            <w:szCs w:val="20"/>
            <w:lang w:val="en-US"/>
          </w:rPr>
          <w:t xml:space="preserve">2) </w:t>
        </w:r>
        <w:proofErr w:type="spellStart"/>
        <w:r w:rsidRPr="00627A2C">
          <w:rPr>
            <w:sz w:val="20"/>
            <w:szCs w:val="20"/>
            <w:lang w:val="en-US"/>
          </w:rPr>
          <w:t>Pa</w:t>
        </w:r>
      </w:ins>
      <w:ins w:id="43" w:author="AthUser" w:date="2019-02-04T13:38:00Z">
        <w:r w:rsidR="00706053" w:rsidRPr="00627A2C">
          <w:rPr>
            <w:sz w:val="20"/>
            <w:szCs w:val="20"/>
            <w:lang w:val="en-US"/>
          </w:rPr>
          <w:t>nią</w:t>
        </w:r>
      </w:ins>
      <w:proofErr w:type="spellEnd"/>
      <w:ins w:id="44" w:author="AthUser" w:date="2019-02-04T14:05:00Z">
        <w:r w:rsidR="00477B65" w:rsidRPr="00627A2C">
          <w:rPr>
            <w:sz w:val="20"/>
            <w:szCs w:val="20"/>
            <w:lang w:val="en-US"/>
          </w:rPr>
          <w:t xml:space="preserve"> </w:t>
        </w:r>
        <w:del w:id="45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Edytą Pietrzykowską</w:delText>
          </w:r>
        </w:del>
      </w:ins>
      <w:r w:rsidR="00B43E48" w:rsidRPr="00627A2C">
        <w:rPr>
          <w:sz w:val="20"/>
          <w:szCs w:val="20"/>
          <w:lang w:val="en-US"/>
        </w:rPr>
        <w:t>{text_pelnomocnik2}</w:t>
      </w:r>
      <w:ins w:id="46" w:author="Marek Kanikowski" w:date="2018-07-18T15:00:00Z">
        <w:r w:rsidRPr="00627A2C">
          <w:rPr>
            <w:sz w:val="20"/>
            <w:szCs w:val="20"/>
            <w:lang w:val="en-US"/>
          </w:rPr>
          <w:t xml:space="preserve"> PESEL </w:t>
        </w:r>
      </w:ins>
      <w:ins w:id="47" w:author="AthUser" w:date="2019-02-04T14:06:00Z">
        <w:del w:id="48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81051709803</w:delText>
          </w:r>
        </w:del>
      </w:ins>
      <w:r w:rsidR="00B43E48" w:rsidRPr="00627A2C">
        <w:rPr>
          <w:sz w:val="20"/>
          <w:szCs w:val="20"/>
          <w:lang w:val="en-US"/>
        </w:rPr>
        <w:t>{text_pelnomocnik2</w:t>
      </w:r>
      <w:r w:rsidR="00ED4A90">
        <w:rPr>
          <w:sz w:val="20"/>
          <w:szCs w:val="20"/>
          <w:lang w:val="en-US"/>
        </w:rPr>
        <w:t>p</w:t>
      </w:r>
      <w:r w:rsidR="00B43E48" w:rsidRPr="00627A2C">
        <w:rPr>
          <w:sz w:val="20"/>
          <w:szCs w:val="20"/>
          <w:lang w:val="en-US"/>
        </w:rPr>
        <w:t>esel}</w:t>
      </w:r>
      <w:ins w:id="49" w:author="Marek Kanikowski" w:date="2018-07-18T15:01:00Z">
        <w:r w:rsidR="00CE737F" w:rsidRPr="00627A2C">
          <w:rPr>
            <w:sz w:val="20"/>
            <w:szCs w:val="20"/>
            <w:lang w:val="en-US"/>
          </w:rPr>
          <w:t xml:space="preserve"> </w:t>
        </w:r>
        <w:proofErr w:type="spellStart"/>
        <w:r w:rsidR="00CE737F" w:rsidRPr="00627A2C">
          <w:rPr>
            <w:sz w:val="20"/>
            <w:szCs w:val="20"/>
            <w:lang w:val="en-US"/>
          </w:rPr>
          <w:t>adres</w:t>
        </w:r>
        <w:proofErr w:type="spellEnd"/>
        <w:r w:rsidR="00CE737F" w:rsidRPr="00627A2C">
          <w:rPr>
            <w:sz w:val="20"/>
            <w:szCs w:val="20"/>
            <w:lang w:val="en-US"/>
          </w:rPr>
          <w:t xml:space="preserve"> </w:t>
        </w:r>
        <w:proofErr w:type="spellStart"/>
        <w:r w:rsidR="00CE737F" w:rsidRPr="00627A2C">
          <w:rPr>
            <w:sz w:val="20"/>
            <w:szCs w:val="20"/>
            <w:lang w:val="en-US"/>
          </w:rPr>
          <w:t>zamieszkania</w:t>
        </w:r>
        <w:proofErr w:type="spellEnd"/>
        <w:r w:rsidR="00CE737F" w:rsidRPr="00627A2C">
          <w:rPr>
            <w:sz w:val="20"/>
            <w:szCs w:val="20"/>
            <w:lang w:val="en-US"/>
          </w:rPr>
          <w:t xml:space="preserve">: </w:t>
        </w:r>
      </w:ins>
      <w:ins w:id="50" w:author="AthUser" w:date="2019-02-04T14:06:00Z">
        <w:del w:id="51" w:author="Użytkownik systemu Windows" w:date="2019-03-07T13:55:00Z">
          <w:r w:rsidR="00477B65" w:rsidRPr="00627A2C" w:rsidDel="00E53720">
            <w:rPr>
              <w:sz w:val="20"/>
              <w:szCs w:val="20"/>
              <w:lang w:val="en-US"/>
            </w:rPr>
            <w:delText>Zgagowo Wieś 3, 09-228 Zawidz</w:delText>
          </w:r>
        </w:del>
      </w:ins>
      <w:r w:rsidR="00B43E48" w:rsidRPr="00627A2C">
        <w:rPr>
          <w:sz w:val="20"/>
          <w:szCs w:val="20"/>
          <w:lang w:val="en-US"/>
        </w:rPr>
        <w:t>{</w:t>
      </w:r>
      <w:proofErr w:type="spellStart"/>
      <w:r w:rsidR="00B43E48" w:rsidRPr="00627A2C">
        <w:rPr>
          <w:sz w:val="20"/>
          <w:szCs w:val="20"/>
          <w:lang w:val="en-US"/>
        </w:rPr>
        <w:t>farmer</w:t>
      </w:r>
      <w:r w:rsidR="00ED4A90">
        <w:rPr>
          <w:sz w:val="20"/>
          <w:szCs w:val="20"/>
          <w:lang w:val="en-US"/>
        </w:rPr>
        <w:t>a</w:t>
      </w:r>
      <w:r w:rsidR="00B43E48" w:rsidRPr="00627A2C">
        <w:rPr>
          <w:sz w:val="20"/>
          <w:szCs w:val="20"/>
          <w:lang w:val="en-US"/>
        </w:rPr>
        <w:t>ddres</w:t>
      </w:r>
      <w:r w:rsidR="00ED4A90">
        <w:rPr>
          <w:sz w:val="20"/>
          <w:szCs w:val="20"/>
          <w:lang w:val="en-US"/>
        </w:rPr>
        <w:t>s</w:t>
      </w:r>
      <w:proofErr w:type="spellEnd"/>
      <w:r w:rsidR="00B43E48" w:rsidRPr="00627A2C">
        <w:rPr>
          <w:sz w:val="20"/>
          <w:szCs w:val="20"/>
          <w:lang w:val="en-US"/>
        </w:rPr>
        <w:t>}, {</w:t>
      </w:r>
      <w:proofErr w:type="spellStart"/>
      <w:r w:rsidR="00B43E48" w:rsidRPr="00627A2C">
        <w:rPr>
          <w:sz w:val="20"/>
          <w:szCs w:val="20"/>
          <w:lang w:val="en-US"/>
        </w:rPr>
        <w:t>farmer</w:t>
      </w:r>
      <w:r w:rsidR="002B2D07">
        <w:rPr>
          <w:sz w:val="20"/>
          <w:szCs w:val="20"/>
          <w:lang w:val="en-US"/>
        </w:rPr>
        <w:t>c</w:t>
      </w:r>
      <w:r w:rsidR="00B43E48" w:rsidRPr="00627A2C">
        <w:rPr>
          <w:sz w:val="20"/>
          <w:szCs w:val="20"/>
          <w:lang w:val="en-US"/>
        </w:rPr>
        <w:t>ity</w:t>
      </w:r>
      <w:proofErr w:type="spellEnd"/>
      <w:r w:rsidR="00B43E48" w:rsidRPr="00627A2C">
        <w:rPr>
          <w:sz w:val="20"/>
          <w:szCs w:val="20"/>
          <w:lang w:val="en-US"/>
        </w:rPr>
        <w:t>}</w:t>
      </w:r>
      <w:ins w:id="52" w:author="Marek Kanikowski" w:date="2018-07-18T15:01:00Z">
        <w:del w:id="53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 xml:space="preserve">Grobia 42; 64 </w:delText>
          </w:r>
        </w:del>
      </w:ins>
      <w:ins w:id="54" w:author="Marek Kanikowski" w:date="2018-07-18T15:02:00Z">
        <w:del w:id="55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–</w:delText>
          </w:r>
        </w:del>
      </w:ins>
      <w:ins w:id="56" w:author="Marek Kanikowski" w:date="2018-07-18T15:01:00Z">
        <w:del w:id="57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ins w:id="58" w:author="Marek Kanikowski" w:date="2018-07-18T15:02:00Z">
        <w:del w:id="59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410 Sieraków Wielkopolski</w:delText>
          </w:r>
        </w:del>
      </w:ins>
      <w:ins w:id="60" w:author="Marek Kanikowski" w:date="2018-07-18T15:03:00Z">
        <w:del w:id="61" w:author="AthUser" w:date="2019-02-04T14:06:00Z">
          <w:r w:rsidR="00CE737F" w:rsidRPr="00627A2C" w:rsidDel="00477B65">
            <w:rPr>
              <w:sz w:val="20"/>
              <w:szCs w:val="20"/>
              <w:lang w:val="en-US"/>
            </w:rPr>
            <w:delText>;</w:delText>
          </w:r>
        </w:del>
      </w:ins>
    </w:p>
    <w:p w:rsidR="009B2960" w:rsidRPr="00627A2C" w:rsidDel="00477B65" w:rsidRDefault="009B2960" w:rsidP="001650A8">
      <w:pPr>
        <w:jc w:val="both"/>
        <w:rPr>
          <w:del w:id="62" w:author="AthUser" w:date="2019-02-04T14:06:00Z"/>
          <w:sz w:val="20"/>
          <w:szCs w:val="20"/>
          <w:lang w:val="en-US"/>
        </w:rPr>
      </w:pPr>
      <w:del w:id="63" w:author="AthUser" w:date="2019-02-04T14:06:00Z">
        <w:r w:rsidRPr="00627A2C" w:rsidDel="00477B65">
          <w:rPr>
            <w:sz w:val="20"/>
            <w:szCs w:val="20"/>
            <w:lang w:val="en-US"/>
          </w:rPr>
          <w:delText>legitym. się dowodem osobistym</w:delText>
        </w:r>
      </w:del>
      <w:ins w:id="64" w:author="Użytkownik systemu Windows" w:date="2018-01-24T14:05:00Z">
        <w:del w:id="65" w:author="AthUser" w:date="2019-02-04T14:06:00Z">
          <w:r w:rsidR="00951A66" w:rsidRPr="00627A2C" w:rsidDel="00477B65">
            <w:rPr>
              <w:sz w:val="20"/>
              <w:szCs w:val="20"/>
              <w:lang w:val="en-US"/>
            </w:rPr>
            <w:delText xml:space="preserve"> ………………….</w:delText>
          </w:r>
        </w:del>
      </w:ins>
      <w:del w:id="66" w:author="AthUser" w:date="2019-02-04T14:06:00Z">
        <w:r w:rsidRPr="00627A2C" w:rsidDel="00477B65">
          <w:rPr>
            <w:sz w:val="20"/>
            <w:szCs w:val="20"/>
            <w:lang w:val="en-US"/>
          </w:rPr>
          <w:delText xml:space="preserve"> </w:delText>
        </w:r>
      </w:del>
      <w:ins w:id="67" w:author="Użytkownik systemu Windows" w:date="2018-01-24T13:53:00Z">
        <w:del w:id="68" w:author="AthUser" w:date="2019-02-04T14:06:00Z">
          <w:r w:rsidR="00DF1BE6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del w:id="69" w:author="AthUser" w:date="2019-02-04T14:06:00Z">
        <w:r w:rsidR="009171CB" w:rsidRPr="00627A2C" w:rsidDel="00477B65">
          <w:rPr>
            <w:sz w:val="20"/>
            <w:szCs w:val="20"/>
            <w:lang w:val="en-US"/>
          </w:rPr>
          <w:delText>,</w:delText>
        </w:r>
      </w:del>
      <w:ins w:id="70" w:author="Użytkownik systemu Windows" w:date="2017-04-25T14:32:00Z">
        <w:del w:id="71" w:author="AthUser" w:date="2019-02-04T14:06:00Z">
          <w:r w:rsidR="00580C9D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  <w:ins w:id="72" w:author="Użytkownik systemu Windows" w:date="2018-01-24T14:05:00Z">
        <w:del w:id="73" w:author="AthUser" w:date="2019-02-04T14:06:00Z">
          <w:r w:rsidR="00951A66" w:rsidRPr="00627A2C" w:rsidDel="00477B65">
            <w:rPr>
              <w:sz w:val="20"/>
              <w:szCs w:val="20"/>
              <w:lang w:val="en-US"/>
            </w:rPr>
            <w:delText>……………….</w:delText>
          </w:r>
        </w:del>
      </w:ins>
      <w:ins w:id="74" w:author="Użytkownik systemu Windows" w:date="2018-01-24T13:53:00Z">
        <w:del w:id="75" w:author="AthUser" w:date="2019-02-04T14:06:00Z">
          <w:r w:rsidR="00B36B66" w:rsidRPr="00627A2C" w:rsidDel="00477B65">
            <w:rPr>
              <w:sz w:val="20"/>
              <w:szCs w:val="20"/>
              <w:lang w:val="en-US"/>
            </w:rPr>
            <w:delText xml:space="preserve"> </w:delText>
          </w:r>
        </w:del>
      </w:ins>
    </w:p>
    <w:p w:rsidR="00F863DD" w:rsidRPr="00627A2C" w:rsidRDefault="00F863DD" w:rsidP="00E53720">
      <w:pPr>
        <w:jc w:val="both"/>
        <w:rPr>
          <w:ins w:id="76" w:author="Marek Kanikowski" w:date="2018-07-18T14:53:00Z"/>
          <w:sz w:val="20"/>
          <w:szCs w:val="20"/>
          <w:lang w:val="en-US"/>
        </w:rPr>
      </w:pPr>
    </w:p>
    <w:p w:rsidR="009B2960" w:rsidRPr="009B2960" w:rsidRDefault="00CE737F">
      <w:pPr>
        <w:jc w:val="both"/>
        <w:rPr>
          <w:sz w:val="20"/>
          <w:szCs w:val="20"/>
        </w:rPr>
        <w:pPrChange w:id="77" w:author="Użytkownik systemu Windows" w:date="2017-04-25T14:32:00Z">
          <w:pPr/>
        </w:pPrChange>
      </w:pPr>
      <w:ins w:id="78" w:author="Marek Kanikowski" w:date="2018-07-18T15:03:00Z">
        <w:r>
          <w:rPr>
            <w:sz w:val="20"/>
            <w:szCs w:val="20"/>
          </w:rPr>
          <w:t>p</w:t>
        </w:r>
      </w:ins>
      <w:del w:id="79" w:author="Marek Kanikowski" w:date="2018-07-18T15:03:00Z">
        <w:r w:rsidR="00580C9D" w:rsidRPr="009B2960" w:rsidDel="00CE737F">
          <w:rPr>
            <w:sz w:val="20"/>
            <w:szCs w:val="20"/>
          </w:rPr>
          <w:delText>P</w:delText>
        </w:r>
      </w:del>
      <w:r w:rsidR="009B2960" w:rsidRPr="009B2960">
        <w:rPr>
          <w:sz w:val="20"/>
          <w:szCs w:val="20"/>
        </w:rPr>
        <w:t>rowadzący</w:t>
      </w:r>
      <w:ins w:id="80" w:author="Użytkownik systemu Windows" w:date="2017-04-25T14:32:00Z">
        <w:r w:rsidR="00580C9D">
          <w:rPr>
            <w:sz w:val="20"/>
            <w:szCs w:val="20"/>
          </w:rPr>
          <w:t xml:space="preserve"> </w:t>
        </w:r>
      </w:ins>
      <w:del w:id="81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 (-ca) </w:delText>
        </w:r>
      </w:del>
      <w:r w:rsidR="009B2960" w:rsidRPr="009B2960">
        <w:rPr>
          <w:sz w:val="20"/>
          <w:szCs w:val="20"/>
        </w:rPr>
        <w:t>gospodarstwo rolne</w:t>
      </w:r>
      <w:del w:id="82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: </w:delText>
        </w:r>
      </w:del>
      <w:ins w:id="83" w:author="Użytkownik systemu Windows" w:date="2017-04-25T14:32:00Z">
        <w:r w:rsidR="00580C9D">
          <w:rPr>
            <w:sz w:val="20"/>
            <w:szCs w:val="20"/>
          </w:rPr>
          <w:t xml:space="preserve"> </w:t>
        </w:r>
      </w:ins>
      <w:ins w:id="84" w:author="Marek Kanikowski" w:date="2018-07-18T15:02:00Z">
        <w:r>
          <w:rPr>
            <w:sz w:val="20"/>
            <w:szCs w:val="20"/>
          </w:rPr>
          <w:t xml:space="preserve">w </w:t>
        </w:r>
      </w:ins>
      <w:ins w:id="85" w:author="AthUser" w:date="2019-02-04T14:07:00Z">
        <w:r w:rsidR="00477B65">
          <w:rPr>
            <w:sz w:val="20"/>
            <w:szCs w:val="20"/>
          </w:rPr>
          <w:t xml:space="preserve"> </w:t>
        </w:r>
        <w:del w:id="86" w:author="Użytkownik systemu Windows" w:date="2019-03-07T13:55:00Z">
          <w:r w:rsidR="00477B65" w:rsidDel="00E53720">
            <w:rPr>
              <w:sz w:val="20"/>
              <w:szCs w:val="20"/>
            </w:rPr>
            <w:delText>Zgagowo Wieś</w:delText>
          </w:r>
        </w:del>
      </w:ins>
      <w:ins w:id="87" w:author="AthUser" w:date="2019-02-04T14:24:00Z">
        <w:del w:id="88" w:author="Użytkownik systemu Windows" w:date="2019-03-07T13:55:00Z">
          <w:r w:rsidR="008D5CED" w:rsidDel="00E53720">
            <w:rPr>
              <w:sz w:val="20"/>
              <w:szCs w:val="20"/>
            </w:rPr>
            <w:delText xml:space="preserve"> 3</w:delText>
          </w:r>
        </w:del>
      </w:ins>
      <w:ins w:id="89" w:author="Marek Kanikowski" w:date="2018-07-18T15:03:00Z">
        <w:del w:id="90" w:author="Użytkownik systemu Windows" w:date="2019-03-07T13:55:00Z">
          <w:r w:rsidDel="00E53720">
            <w:rPr>
              <w:sz w:val="20"/>
              <w:szCs w:val="20"/>
            </w:rPr>
            <w:delText>Grobia</w:delText>
          </w:r>
        </w:del>
      </w:ins>
      <w:ins w:id="91" w:author="Marek Kanikowski" w:date="2018-07-18T15:04:00Z">
        <w:del w:id="92" w:author="Użytkownik systemu Windows" w:date="2019-03-07T13:55:00Z">
          <w:r w:rsidDel="00E53720">
            <w:rPr>
              <w:sz w:val="20"/>
              <w:szCs w:val="20"/>
            </w:rPr>
            <w:delText xml:space="preserve"> 42; 64 – 410 Sieraków Wielkopolski</w:delText>
          </w:r>
        </w:del>
      </w:ins>
      <w:del w:id="93" w:author="Użytkownik systemu Windows" w:date="2019-03-07T13:55:00Z">
        <w:r w:rsidR="009B2960" w:rsidRPr="009B2960" w:rsidDel="00E53720">
          <w:rPr>
            <w:sz w:val="20"/>
            <w:szCs w:val="20"/>
          </w:rPr>
          <w:delText>,</w:delText>
        </w:r>
      </w:del>
      <w:ins w:id="94" w:author="AthUser" w:date="2019-02-04T14:24:00Z">
        <w:del w:id="95" w:author="Użytkownik systemu Windows" w:date="2019-03-07T13:55:00Z">
          <w:r w:rsidR="008D5CED" w:rsidDel="00E53720">
            <w:rPr>
              <w:sz w:val="20"/>
              <w:szCs w:val="20"/>
            </w:rPr>
            <w:delText xml:space="preserve"> 09-228 Zawidz</w:delText>
          </w:r>
        </w:del>
      </w:ins>
      <w:r w:rsidR="00B43E48">
        <w:rPr>
          <w:sz w:val="20"/>
          <w:szCs w:val="20"/>
        </w:rPr>
        <w:t>{</w:t>
      </w:r>
      <w:proofErr w:type="spellStart"/>
      <w:r w:rsidR="00B43E48">
        <w:rPr>
          <w:sz w:val="20"/>
          <w:szCs w:val="20"/>
        </w:rPr>
        <w:t>farmer</w:t>
      </w:r>
      <w:r w:rsidR="002B2D07">
        <w:rPr>
          <w:sz w:val="20"/>
          <w:szCs w:val="20"/>
        </w:rPr>
        <w:t>a</w:t>
      </w:r>
      <w:r w:rsidR="00B43E48">
        <w:rPr>
          <w:sz w:val="20"/>
          <w:szCs w:val="20"/>
        </w:rPr>
        <w:t>ddre</w:t>
      </w:r>
      <w:r w:rsidR="0002623E">
        <w:rPr>
          <w:sz w:val="20"/>
          <w:szCs w:val="20"/>
        </w:rPr>
        <w:t>s</w:t>
      </w:r>
      <w:bookmarkStart w:id="96" w:name="_GoBack"/>
      <w:bookmarkEnd w:id="96"/>
      <w:r w:rsidR="00B43E48">
        <w:rPr>
          <w:sz w:val="20"/>
          <w:szCs w:val="20"/>
        </w:rPr>
        <w:t>s</w:t>
      </w:r>
      <w:r w:rsidR="002B2D07">
        <w:rPr>
          <w:sz w:val="20"/>
          <w:szCs w:val="20"/>
        </w:rPr>
        <w:t>w</w:t>
      </w:r>
      <w:r w:rsidR="00B43E48">
        <w:rPr>
          <w:sz w:val="20"/>
          <w:szCs w:val="20"/>
        </w:rPr>
        <w:t>ork</w:t>
      </w:r>
      <w:proofErr w:type="spellEnd"/>
      <w:r w:rsidR="00B43E48">
        <w:rPr>
          <w:sz w:val="20"/>
          <w:szCs w:val="20"/>
        </w:rPr>
        <w:t>}</w:t>
      </w:r>
      <w:r w:rsidR="00706332">
        <w:rPr>
          <w:sz w:val="20"/>
          <w:szCs w:val="20"/>
        </w:rPr>
        <w:t>, {</w:t>
      </w:r>
      <w:proofErr w:type="spellStart"/>
      <w:r w:rsidR="00706332">
        <w:rPr>
          <w:sz w:val="20"/>
          <w:szCs w:val="20"/>
        </w:rPr>
        <w:t>farme</w:t>
      </w:r>
      <w:r w:rsidR="002B2D07">
        <w:rPr>
          <w:sz w:val="20"/>
          <w:szCs w:val="20"/>
        </w:rPr>
        <w:t>rc</w:t>
      </w:r>
      <w:r w:rsidR="00706332">
        <w:rPr>
          <w:sz w:val="20"/>
          <w:szCs w:val="20"/>
        </w:rPr>
        <w:t>ity</w:t>
      </w:r>
      <w:r w:rsidR="002B2D07">
        <w:rPr>
          <w:sz w:val="20"/>
          <w:szCs w:val="20"/>
        </w:rPr>
        <w:t>w</w:t>
      </w:r>
      <w:r w:rsidR="00706332">
        <w:rPr>
          <w:sz w:val="20"/>
          <w:szCs w:val="20"/>
        </w:rPr>
        <w:t>ork</w:t>
      </w:r>
      <w:proofErr w:type="spellEnd"/>
      <w:r w:rsidR="00706332">
        <w:rPr>
          <w:sz w:val="20"/>
          <w:szCs w:val="20"/>
        </w:rPr>
        <w:t>}</w:t>
      </w:r>
      <w:ins w:id="97" w:author="AthUser" w:date="2019-02-04T14:24:00Z">
        <w:r w:rsidR="008D5CED">
          <w:rPr>
            <w:sz w:val="20"/>
            <w:szCs w:val="20"/>
          </w:rPr>
          <w:t xml:space="preserve"> </w:t>
        </w:r>
      </w:ins>
      <w:del w:id="98" w:author="AthUser" w:date="2019-02-04T14:24:00Z">
        <w:r w:rsidR="009B2960" w:rsidRPr="009B2960" w:rsidDel="008D5CED">
          <w:rPr>
            <w:sz w:val="20"/>
            <w:szCs w:val="20"/>
          </w:rPr>
          <w:delText xml:space="preserve"> </w:delText>
        </w:r>
      </w:del>
      <w:r w:rsidR="009B2960" w:rsidRPr="009B2960">
        <w:rPr>
          <w:sz w:val="20"/>
          <w:szCs w:val="20"/>
        </w:rPr>
        <w:t>zwan</w:t>
      </w:r>
      <w:ins w:id="99" w:author="Marek Kanikowski" w:date="2018-07-18T14:54:00Z">
        <w:r w:rsidR="00F863DD">
          <w:rPr>
            <w:sz w:val="20"/>
            <w:szCs w:val="20"/>
          </w:rPr>
          <w:t>i</w:t>
        </w:r>
      </w:ins>
      <w:del w:id="100" w:author="Marek Kanikowski" w:date="2018-07-18T14:54:00Z">
        <w:r w:rsidR="009B2960" w:rsidRPr="009B2960" w:rsidDel="00F863DD">
          <w:rPr>
            <w:sz w:val="20"/>
            <w:szCs w:val="20"/>
          </w:rPr>
          <w:delText>y</w:delText>
        </w:r>
      </w:del>
      <w:del w:id="101" w:author="Użytkownik systemu Windows" w:date="2017-04-25T14:32:00Z">
        <w:r w:rsidR="009B2960" w:rsidRPr="009B2960" w:rsidDel="00580C9D">
          <w:rPr>
            <w:sz w:val="20"/>
            <w:szCs w:val="20"/>
          </w:rPr>
          <w:delText xml:space="preserve"> (-a)</w:delText>
        </w:r>
      </w:del>
      <w:r w:rsidR="009B2960" w:rsidRPr="009B2960">
        <w:rPr>
          <w:sz w:val="20"/>
          <w:szCs w:val="20"/>
        </w:rPr>
        <w:t xml:space="preserve"> w dalszej części umowy</w:t>
      </w:r>
      <w:ins w:id="102" w:author="Marek Kanikowski" w:date="2018-07-18T15:04:00Z">
        <w:r>
          <w:rPr>
            <w:sz w:val="20"/>
            <w:szCs w:val="20"/>
          </w:rPr>
          <w:t xml:space="preserve"> łącznie</w:t>
        </w:r>
      </w:ins>
      <w:r w:rsidR="009B2960" w:rsidRPr="009B2960">
        <w:rPr>
          <w:sz w:val="20"/>
          <w:szCs w:val="20"/>
        </w:rPr>
        <w:t xml:space="preserve"> </w:t>
      </w:r>
      <w:r w:rsidR="009B2960" w:rsidRPr="009B2960">
        <w:rPr>
          <w:b/>
          <w:sz w:val="20"/>
          <w:szCs w:val="20"/>
        </w:rPr>
        <w:t>Producentem</w:t>
      </w:r>
      <w:r w:rsidR="009B2960" w:rsidRPr="009B2960">
        <w:rPr>
          <w:sz w:val="20"/>
          <w:szCs w:val="20"/>
        </w:rPr>
        <w:t>, o następującej treści:</w:t>
      </w:r>
    </w:p>
    <w:p w:rsidR="009B2960" w:rsidRPr="009B2960" w:rsidRDefault="009B2960" w:rsidP="009B2960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:rsidR="009B2960" w:rsidRPr="009B2960" w:rsidRDefault="00F86F06">
      <w:pPr>
        <w:spacing w:after="0" w:line="360" w:lineRule="auto"/>
        <w:ind w:left="641"/>
        <w:jc w:val="both"/>
        <w:rPr>
          <w:sz w:val="20"/>
          <w:szCs w:val="20"/>
        </w:rPr>
        <w:pPrChange w:id="103" w:author="Użytkownik systemu Windows" w:date="2017-03-03T13:11:00Z">
          <w:pPr>
            <w:spacing w:line="360" w:lineRule="auto"/>
            <w:ind w:left="641"/>
            <w:jc w:val="both"/>
          </w:pPr>
        </w:pPrChange>
      </w:pPr>
      <w:r>
        <w:rPr>
          <w:b/>
          <w:sz w:val="20"/>
          <w:szCs w:val="20"/>
        </w:rPr>
        <w:t xml:space="preserve">1. </w:t>
      </w:r>
      <w:r w:rsidR="009B2960" w:rsidRPr="009B2960">
        <w:rPr>
          <w:b/>
          <w:sz w:val="20"/>
          <w:szCs w:val="20"/>
        </w:rPr>
        <w:t xml:space="preserve">Producent </w:t>
      </w:r>
      <w:r w:rsidR="009B2960" w:rsidRPr="009B2960">
        <w:rPr>
          <w:sz w:val="20"/>
          <w:szCs w:val="20"/>
        </w:rPr>
        <w:t xml:space="preserve">zobowiązuje się nabywać od </w:t>
      </w:r>
      <w:r w:rsidR="009B2960" w:rsidRPr="009B2960">
        <w:rPr>
          <w:b/>
          <w:sz w:val="20"/>
          <w:szCs w:val="20"/>
        </w:rPr>
        <w:t xml:space="preserve">Spółki </w:t>
      </w:r>
      <w:r w:rsidR="009B2960" w:rsidRPr="009B2960">
        <w:rPr>
          <w:sz w:val="20"/>
          <w:szCs w:val="20"/>
        </w:rPr>
        <w:t>warchlaki każdorazowo wskazane</w:t>
      </w:r>
      <w:r w:rsidR="00E742BF">
        <w:rPr>
          <w:sz w:val="20"/>
          <w:szCs w:val="20"/>
        </w:rPr>
        <w:t xml:space="preserve"> w zamówieniach szczegółowych</w:t>
      </w:r>
      <w:r w:rsidR="008E50A0">
        <w:rPr>
          <w:sz w:val="20"/>
          <w:szCs w:val="20"/>
        </w:rPr>
        <w:t>,</w:t>
      </w:r>
      <w:r w:rsidR="00E742BF">
        <w:rPr>
          <w:sz w:val="20"/>
          <w:szCs w:val="20"/>
        </w:rPr>
        <w:t xml:space="preserve"> na które składają się </w:t>
      </w:r>
      <w:r w:rsidR="009B2960" w:rsidRPr="009B2960">
        <w:rPr>
          <w:sz w:val="20"/>
          <w:szCs w:val="20"/>
        </w:rPr>
        <w:t>dokument</w:t>
      </w:r>
      <w:r w:rsidR="00E742BF">
        <w:rPr>
          <w:sz w:val="20"/>
          <w:szCs w:val="20"/>
        </w:rPr>
        <w:t xml:space="preserve">y </w:t>
      </w:r>
      <w:r w:rsidR="009B2960" w:rsidRPr="009B2960">
        <w:rPr>
          <w:sz w:val="20"/>
          <w:szCs w:val="20"/>
        </w:rPr>
        <w:t>, o któr</w:t>
      </w:r>
      <w:r w:rsidR="00E742BF">
        <w:rPr>
          <w:sz w:val="20"/>
          <w:szCs w:val="20"/>
        </w:rPr>
        <w:t xml:space="preserve">ych mowa w § 3 ust. 1 niniejszej umowy. </w:t>
      </w:r>
    </w:p>
    <w:p w:rsidR="002D5DF5" w:rsidRDefault="00F86F06" w:rsidP="000E2B47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="009B2960" w:rsidRPr="00F86F06">
        <w:rPr>
          <w:rFonts w:ascii="Calibri" w:hAnsi="Calibri"/>
          <w:sz w:val="20"/>
          <w:szCs w:val="20"/>
        </w:rPr>
        <w:t xml:space="preserve">Strony ustalają, że </w:t>
      </w:r>
      <w:r w:rsidR="009B2960" w:rsidRPr="00F86F06">
        <w:rPr>
          <w:rFonts w:ascii="Calibri" w:hAnsi="Calibri"/>
          <w:b/>
          <w:sz w:val="20"/>
          <w:szCs w:val="20"/>
        </w:rPr>
        <w:t>Spółce</w:t>
      </w:r>
      <w:r w:rsidR="009B2960"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</w:t>
      </w:r>
      <w:r w:rsidR="002D5DF5">
        <w:rPr>
          <w:rFonts w:ascii="Calibri" w:hAnsi="Calibri"/>
          <w:sz w:val="20"/>
          <w:szCs w:val="20"/>
        </w:rPr>
        <w:t>jącej szczegółowe warunki sprzedaży tuczników</w:t>
      </w:r>
      <w:r>
        <w:rPr>
          <w:rFonts w:ascii="Calibri" w:hAnsi="Calibri"/>
          <w:sz w:val="20"/>
          <w:szCs w:val="20"/>
        </w:rPr>
        <w:t>.</w:t>
      </w:r>
    </w:p>
    <w:p w:rsidR="008E50A0" w:rsidDel="006147FC" w:rsidRDefault="002D5DF5" w:rsidP="000E2B47">
      <w:pPr>
        <w:pStyle w:val="Akapitzlist"/>
        <w:spacing w:line="360" w:lineRule="auto"/>
        <w:ind w:left="641"/>
        <w:jc w:val="both"/>
        <w:rPr>
          <w:del w:id="104" w:author="Użytkownik systemu Windows" w:date="2017-03-03T12:54:00Z"/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</w:t>
      </w:r>
      <w:r w:rsidR="00F86F06">
        <w:rPr>
          <w:rFonts w:ascii="Calibri" w:hAnsi="Calibri"/>
          <w:sz w:val="20"/>
          <w:szCs w:val="20"/>
        </w:rPr>
        <w:t xml:space="preserve">W przypadku braku zapłaty </w:t>
      </w:r>
      <w:r>
        <w:rPr>
          <w:rFonts w:ascii="Calibri" w:hAnsi="Calibri"/>
          <w:sz w:val="20"/>
          <w:szCs w:val="20"/>
        </w:rPr>
        <w:t xml:space="preserve">w terminie </w:t>
      </w:r>
      <w:r w:rsidR="00F86F06">
        <w:rPr>
          <w:rFonts w:ascii="Calibri" w:hAnsi="Calibri"/>
          <w:sz w:val="20"/>
          <w:szCs w:val="20"/>
        </w:rPr>
        <w:t>za daną partię dostarczonych warchlaków i jednoczesnego braku za</w:t>
      </w:r>
      <w:r>
        <w:rPr>
          <w:rFonts w:ascii="Calibri" w:hAnsi="Calibri"/>
          <w:sz w:val="20"/>
          <w:szCs w:val="20"/>
        </w:rPr>
        <w:t xml:space="preserve">warcia przez strony umowy, o której mowa w ust. 2 powyżej co do danej partii warchlaków </w:t>
      </w:r>
      <w:r w:rsidR="00F86F06">
        <w:rPr>
          <w:rFonts w:ascii="Calibri" w:hAnsi="Calibri"/>
          <w:sz w:val="20"/>
          <w:szCs w:val="20"/>
        </w:rPr>
        <w:t xml:space="preserve">– </w:t>
      </w:r>
      <w:r w:rsidR="00F86F06" w:rsidRPr="000E2B47">
        <w:rPr>
          <w:rFonts w:ascii="Calibri" w:hAnsi="Calibri"/>
          <w:b/>
          <w:sz w:val="20"/>
          <w:szCs w:val="20"/>
        </w:rPr>
        <w:t>Spółce</w:t>
      </w:r>
      <w:r w:rsidR="00F86F06">
        <w:rPr>
          <w:rFonts w:ascii="Calibri" w:hAnsi="Calibri"/>
          <w:sz w:val="20"/>
          <w:szCs w:val="20"/>
        </w:rPr>
        <w:t xml:space="preserve"> przysługuje </w:t>
      </w:r>
      <w:r w:rsidR="00F86F06"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="00F86F06" w:rsidRPr="00F86F06">
        <w:rPr>
          <w:rFonts w:ascii="Calibri" w:hAnsi="Calibri"/>
          <w:sz w:val="20"/>
          <w:szCs w:val="20"/>
        </w:rPr>
        <w:t xml:space="preserve"> partii dostarczonych warchlaków</w:t>
      </w:r>
      <w:r w:rsidR="00F86F06">
        <w:rPr>
          <w:rFonts w:ascii="Calibri" w:hAnsi="Calibri"/>
          <w:sz w:val="20"/>
          <w:szCs w:val="20"/>
        </w:rPr>
        <w:t xml:space="preserve"> </w:t>
      </w:r>
      <w:r w:rsidR="008E50A0">
        <w:rPr>
          <w:rFonts w:ascii="Calibri" w:hAnsi="Calibri"/>
          <w:sz w:val="20"/>
          <w:szCs w:val="20"/>
        </w:rPr>
        <w:t>(w tym prawo pierwokupu)</w:t>
      </w:r>
      <w:r w:rsidR="009B2960"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>na dzień</w:t>
      </w:r>
      <w:r w:rsidR="008E50A0">
        <w:rPr>
          <w:rFonts w:ascii="Calibri" w:hAnsi="Calibri"/>
          <w:sz w:val="20"/>
          <w:szCs w:val="20"/>
        </w:rPr>
        <w:t xml:space="preserve"> sprzedaży tuczników </w:t>
      </w:r>
      <w:r w:rsidR="009B2960" w:rsidRPr="00F86F06">
        <w:rPr>
          <w:rFonts w:ascii="Calibri" w:hAnsi="Calibri"/>
          <w:sz w:val="20"/>
          <w:szCs w:val="20"/>
        </w:rPr>
        <w:t>opartej na cenie bazowej WBC z dnia sprzedaży tuczników</w:t>
      </w:r>
      <w:r w:rsidR="008E50A0"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="008E50A0" w:rsidRPr="000E2B47">
        <w:rPr>
          <w:rFonts w:ascii="Calibri" w:hAnsi="Calibri"/>
          <w:b/>
          <w:sz w:val="20"/>
          <w:szCs w:val="20"/>
        </w:rPr>
        <w:t>Producenta</w:t>
      </w:r>
      <w:r w:rsidR="008E50A0">
        <w:rPr>
          <w:rFonts w:ascii="Calibri" w:hAnsi="Calibri"/>
          <w:sz w:val="20"/>
          <w:szCs w:val="20"/>
        </w:rPr>
        <w:t xml:space="preserve"> w stosunku do</w:t>
      </w:r>
      <w:r w:rsidR="008E50A0" w:rsidRPr="000E2B47">
        <w:rPr>
          <w:rFonts w:ascii="Calibri" w:hAnsi="Calibri"/>
          <w:b/>
          <w:sz w:val="20"/>
          <w:szCs w:val="20"/>
        </w:rPr>
        <w:t xml:space="preserve"> Spółki</w:t>
      </w:r>
      <w:r w:rsidR="008E50A0">
        <w:rPr>
          <w:rFonts w:ascii="Calibri" w:hAnsi="Calibri"/>
          <w:sz w:val="20"/>
          <w:szCs w:val="20"/>
        </w:rPr>
        <w:t xml:space="preserve"> z jakiegokolwiek tytułu.  </w:t>
      </w:r>
    </w:p>
    <w:p w:rsidR="001F6236" w:rsidRDefault="001F6236" w:rsidP="00F863DD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:rsidR="008E50A0" w:rsidDel="00A06700" w:rsidRDefault="008E50A0">
      <w:pPr>
        <w:spacing w:after="0" w:line="360" w:lineRule="auto"/>
        <w:ind w:left="641"/>
        <w:jc w:val="both"/>
        <w:rPr>
          <w:del w:id="105" w:author="Użytkownik systemu Windows" w:date="2017-03-03T12:54:00Z"/>
          <w:sz w:val="20"/>
          <w:szCs w:val="20"/>
        </w:rPr>
        <w:pPrChange w:id="106" w:author="Użytkownik systemu Windows" w:date="2017-03-03T12:54:00Z">
          <w:pPr>
            <w:ind w:left="360"/>
            <w:jc w:val="both"/>
          </w:pPr>
        </w:pPrChange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ins w:id="107" w:author="Użytkownik systemu Windows" w:date="2017-03-03T12:50:00Z">
        <w:r w:rsidR="003957B6">
          <w:rPr>
            <w:sz w:val="20"/>
            <w:szCs w:val="20"/>
          </w:rPr>
          <w:t>, według zasad określonych w tabelach „Dodatki i potrącenia za mięsność</w:t>
        </w:r>
      </w:ins>
      <w:ins w:id="108" w:author="Użytkownik systemu Windows" w:date="2017-03-03T12:51:00Z">
        <w:r w:rsidR="003957B6">
          <w:rPr>
            <w:sz w:val="20"/>
            <w:szCs w:val="20"/>
          </w:rPr>
          <w:t xml:space="preserve">” i „Potrącenia za limity </w:t>
        </w:r>
      </w:ins>
      <w:ins w:id="109" w:author="Użytkownik systemu Windows" w:date="2017-03-03T12:53:00Z">
        <w:r w:rsidR="003957B6">
          <w:rPr>
            <w:sz w:val="20"/>
            <w:szCs w:val="20"/>
          </w:rPr>
          <w:t>w</w:t>
        </w:r>
      </w:ins>
      <w:ins w:id="110" w:author="Użytkownik systemu Windows" w:date="2017-03-03T12:51:00Z">
        <w:r w:rsidR="003957B6">
          <w:rPr>
            <w:sz w:val="20"/>
            <w:szCs w:val="20"/>
          </w:rPr>
          <w:t>agowe</w:t>
        </w:r>
      </w:ins>
      <w:ins w:id="111" w:author="Użytkownik systemu Windows" w:date="2017-03-03T12:52:00Z">
        <w:r w:rsidR="003957B6">
          <w:rPr>
            <w:sz w:val="20"/>
            <w:szCs w:val="20"/>
          </w:rPr>
          <w:t>”</w:t>
        </w:r>
      </w:ins>
      <w:r w:rsidRPr="008E50A0">
        <w:rPr>
          <w:sz w:val="20"/>
          <w:szCs w:val="20"/>
        </w:rPr>
        <w:t xml:space="preserve"> </w:t>
      </w:r>
      <w:ins w:id="112" w:author="Użytkownik systemu Windows" w:date="2017-03-03T12:53:00Z">
        <w:r w:rsidR="003957B6">
          <w:rPr>
            <w:sz w:val="20"/>
            <w:szCs w:val="20"/>
          </w:rPr>
          <w:t xml:space="preserve"> i </w:t>
        </w:r>
      </w:ins>
      <w:del w:id="113" w:author="Użytkownik systemu Windows" w:date="2017-03-03T12:53:00Z">
        <w:r w:rsidRPr="008E50A0" w:rsidDel="003957B6">
          <w:rPr>
            <w:sz w:val="20"/>
            <w:szCs w:val="20"/>
          </w:rPr>
          <w:delText xml:space="preserve">w systemie obowiązującym w załączniku nr 2 niniejszej umowy i </w:delText>
        </w:r>
      </w:del>
      <w:r w:rsidRPr="008E50A0">
        <w:rPr>
          <w:sz w:val="20"/>
          <w:szCs w:val="20"/>
        </w:rPr>
        <w:t>akceptowany</w:t>
      </w:r>
      <w:ins w:id="114" w:author="Użytkownik systemu Windows" w:date="2017-03-03T12:53:00Z">
        <w:r w:rsidR="003957B6">
          <w:rPr>
            <w:sz w:val="20"/>
            <w:szCs w:val="20"/>
          </w:rPr>
          <w:t>ch</w:t>
        </w:r>
      </w:ins>
      <w:del w:id="115" w:author="Użytkownik systemu Windows" w:date="2017-03-03T12:53:00Z">
        <w:r w:rsidRPr="008E50A0" w:rsidDel="003957B6">
          <w:rPr>
            <w:sz w:val="20"/>
            <w:szCs w:val="20"/>
          </w:rPr>
          <w:delText>m</w:delText>
        </w:r>
      </w:del>
      <w:r w:rsidRPr="008E50A0">
        <w:rPr>
          <w:sz w:val="20"/>
          <w:szCs w:val="20"/>
        </w:rPr>
        <w:t xml:space="preserve"> przez Strony, ze szczególnym uwzględnieniem obowiązujących limitów:</w:t>
      </w:r>
    </w:p>
    <w:p w:rsidR="009171CB" w:rsidRPr="008E50A0" w:rsidRDefault="009171CB">
      <w:pPr>
        <w:spacing w:line="360" w:lineRule="auto"/>
        <w:ind w:left="641"/>
        <w:jc w:val="both"/>
        <w:rPr>
          <w:sz w:val="20"/>
          <w:szCs w:val="20"/>
        </w:rPr>
        <w:pPrChange w:id="116" w:author="Użytkownik systemu Windows" w:date="2017-03-03T12:54:00Z">
          <w:pPr>
            <w:ind w:left="360"/>
            <w:jc w:val="both"/>
          </w:pPr>
        </w:pPrChange>
      </w:pPr>
    </w:p>
    <w:p w:rsidR="008E50A0" w:rsidRPr="008E50A0" w:rsidRDefault="008E50A0" w:rsidP="008E50A0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ins w:id="117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0</w:t>
        </w:r>
      </w:ins>
      <w:ins w:id="118" w:author="AthUser" w:date="2019-02-04T15:01:00Z">
        <w:r w:rsidR="001650A8">
          <w:rPr>
            <w:rFonts w:ascii="Calibri" w:hAnsi="Calibri"/>
            <w:b/>
            <w:sz w:val="20"/>
            <w:szCs w:val="20"/>
          </w:rPr>
          <w:t>0</w:t>
        </w:r>
      </w:ins>
      <w:del w:id="119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1</w:delText>
        </w:r>
      </w:del>
      <w:r w:rsidRPr="008E50A0">
        <w:rPr>
          <w:rFonts w:ascii="Calibri" w:hAnsi="Calibri"/>
          <w:b/>
          <w:sz w:val="20"/>
          <w:szCs w:val="20"/>
        </w:rPr>
        <w:t>-1</w:t>
      </w:r>
      <w:ins w:id="120" w:author="Użytkownik systemu Windows" w:date="2018-01-24T13:41:00Z">
        <w:r w:rsidR="00436E74">
          <w:rPr>
            <w:rFonts w:ascii="Calibri" w:hAnsi="Calibri"/>
            <w:b/>
            <w:sz w:val="20"/>
            <w:szCs w:val="20"/>
          </w:rPr>
          <w:t>1</w:t>
        </w:r>
      </w:ins>
      <w:ins w:id="121" w:author="AthUser" w:date="2019-02-04T14:30:00Z">
        <w:r w:rsidR="008043CE">
          <w:rPr>
            <w:rFonts w:ascii="Calibri" w:hAnsi="Calibri"/>
            <w:b/>
            <w:sz w:val="20"/>
            <w:szCs w:val="20"/>
          </w:rPr>
          <w:t>0</w:t>
        </w:r>
      </w:ins>
      <w:ins w:id="122" w:author="Użytkownik systemu Windows" w:date="2018-01-24T13:41:00Z">
        <w:del w:id="123" w:author="AthUser" w:date="2019-02-04T14:30:00Z">
          <w:r w:rsidR="00436E74" w:rsidDel="008043CE">
            <w:rPr>
              <w:rFonts w:ascii="Calibri" w:hAnsi="Calibri"/>
              <w:b/>
              <w:sz w:val="20"/>
              <w:szCs w:val="20"/>
            </w:rPr>
            <w:delText>5</w:delText>
          </w:r>
        </w:del>
      </w:ins>
      <w:del w:id="124" w:author="Użytkownik systemu Windows" w:date="2018-01-24T13:41:00Z">
        <w:r w:rsidRPr="008E50A0" w:rsidDel="00436E74">
          <w:rPr>
            <w:rFonts w:ascii="Calibri" w:hAnsi="Calibri"/>
            <w:b/>
            <w:sz w:val="20"/>
            <w:szCs w:val="20"/>
          </w:rPr>
          <w:delText>06</w:delText>
        </w:r>
      </w:del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:rsidR="008E50A0" w:rsidRDefault="008E50A0" w:rsidP="008E50A0">
      <w:pPr>
        <w:pStyle w:val="Akapitzlist"/>
        <w:spacing w:line="276" w:lineRule="auto"/>
        <w:ind w:left="714"/>
        <w:jc w:val="both"/>
        <w:rPr>
          <w:ins w:id="125" w:author="AthUser" w:date="2019-02-04T14:33:00Z"/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ins w:id="126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7,0</w:t>
        </w:r>
      </w:ins>
      <w:del w:id="127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6,1</w:delText>
        </w:r>
      </w:del>
      <w:r w:rsidRPr="008E50A0">
        <w:rPr>
          <w:rFonts w:ascii="Calibri" w:hAnsi="Calibri"/>
          <w:b/>
          <w:sz w:val="20"/>
          <w:szCs w:val="20"/>
        </w:rPr>
        <w:t>-57,</w:t>
      </w:r>
      <w:ins w:id="128" w:author="AthUser" w:date="2019-02-04T14:33:00Z">
        <w:r w:rsidR="008043CE">
          <w:rPr>
            <w:rFonts w:ascii="Calibri" w:hAnsi="Calibri"/>
            <w:b/>
            <w:sz w:val="20"/>
            <w:szCs w:val="20"/>
          </w:rPr>
          <w:t>9</w:t>
        </w:r>
      </w:ins>
      <w:del w:id="129" w:author="AthUser" w:date="2019-02-04T14:33:00Z">
        <w:r w:rsidRPr="008E50A0" w:rsidDel="008043CE">
          <w:rPr>
            <w:rFonts w:ascii="Calibri" w:hAnsi="Calibri"/>
            <w:b/>
            <w:sz w:val="20"/>
            <w:szCs w:val="20"/>
          </w:rPr>
          <w:delText>0</w:delText>
        </w:r>
      </w:del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:rsidR="008043CE" w:rsidRDefault="008043CE" w:rsidP="008E50A0">
      <w:pPr>
        <w:pStyle w:val="Akapitzlist"/>
        <w:spacing w:line="276" w:lineRule="auto"/>
        <w:ind w:left="714"/>
        <w:jc w:val="both"/>
        <w:rPr>
          <w:ins w:id="130" w:author="AthUser" w:date="2019-02-04T14:33:00Z"/>
          <w:rFonts w:ascii="Calibri" w:hAnsi="Calibri"/>
          <w:sz w:val="20"/>
          <w:szCs w:val="20"/>
        </w:rPr>
      </w:pPr>
    </w:p>
    <w:p w:rsidR="008043CE" w:rsidRDefault="008043CE" w:rsidP="008E50A0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:rsidR="00DB0DDD" w:rsidDel="00C54DBA" w:rsidRDefault="00DB0DDD" w:rsidP="008E50A0">
      <w:pPr>
        <w:pStyle w:val="Akapitzlist"/>
        <w:spacing w:line="276" w:lineRule="auto"/>
        <w:ind w:left="714"/>
        <w:jc w:val="both"/>
        <w:rPr>
          <w:del w:id="131" w:author="Użytkownik systemu Windows" w:date="2017-03-03T13:26:00Z"/>
          <w:rFonts w:ascii="Calibri" w:hAnsi="Calibri"/>
          <w:sz w:val="20"/>
          <w:szCs w:val="20"/>
        </w:rPr>
      </w:pPr>
    </w:p>
    <w:p w:rsidR="003B4A7A" w:rsidRPr="008E50A0" w:rsidDel="00F528D9" w:rsidRDefault="003B4A7A" w:rsidP="008E50A0">
      <w:pPr>
        <w:pStyle w:val="Akapitzlist"/>
        <w:spacing w:line="276" w:lineRule="auto"/>
        <w:ind w:left="714"/>
        <w:jc w:val="both"/>
        <w:rPr>
          <w:del w:id="132" w:author="Użytkownik systemu Windows" w:date="2017-03-03T12:55:00Z"/>
          <w:rFonts w:ascii="Calibri" w:hAnsi="Calibri"/>
          <w:sz w:val="20"/>
          <w:szCs w:val="20"/>
        </w:rPr>
      </w:pPr>
    </w:p>
    <w:p w:rsidR="008E50A0" w:rsidDel="00F528D9" w:rsidRDefault="008E50A0">
      <w:pPr>
        <w:pStyle w:val="Akapitzlist"/>
        <w:spacing w:line="276" w:lineRule="auto"/>
        <w:ind w:left="0"/>
        <w:jc w:val="both"/>
        <w:rPr>
          <w:del w:id="133" w:author="Użytkownik systemu Windows" w:date="2017-03-03T12:55:00Z"/>
          <w:rFonts w:ascii="Calibri" w:hAnsi="Calibri"/>
          <w:sz w:val="20"/>
          <w:szCs w:val="20"/>
        </w:rPr>
        <w:pPrChange w:id="134" w:author="Użytkownik systemu Windows" w:date="2017-03-03T12:55:00Z">
          <w:pPr>
            <w:pStyle w:val="Akapitzlist"/>
            <w:spacing w:line="276" w:lineRule="auto"/>
            <w:ind w:left="714"/>
            <w:jc w:val="both"/>
          </w:pPr>
        </w:pPrChange>
      </w:pPr>
      <w:del w:id="135" w:author="Użytkownik systemu Windows" w:date="2017-03-03T12:55:00Z">
        <w:r w:rsidRPr="008E50A0" w:rsidDel="00F528D9">
          <w:rPr>
            <w:rFonts w:ascii="Calibri" w:hAnsi="Calibri"/>
            <w:sz w:val="20"/>
            <w:szCs w:val="20"/>
          </w:rPr>
          <w:delText xml:space="preserve">W przypadku niespełnienia lub przekroczenia powyższych norm bazowych w rozliczeniu z </w:delText>
        </w:r>
        <w:r w:rsidRPr="008E50A0" w:rsidDel="00F528D9">
          <w:rPr>
            <w:rFonts w:ascii="Calibri" w:hAnsi="Calibri"/>
            <w:b/>
            <w:sz w:val="20"/>
            <w:szCs w:val="20"/>
          </w:rPr>
          <w:delText>Producentem</w:delText>
        </w:r>
        <w:r w:rsidRPr="008E50A0" w:rsidDel="00F528D9">
          <w:rPr>
            <w:rFonts w:ascii="Calibri" w:hAnsi="Calibri"/>
            <w:sz w:val="20"/>
            <w:szCs w:val="20"/>
          </w:rPr>
          <w:delText xml:space="preserve"> zostaną uwzględnione potrącenia lub dodatki cenowe według zasad określonych w </w:delText>
        </w:r>
        <w:r w:rsidRPr="008E50A0" w:rsidDel="00F528D9">
          <w:rPr>
            <w:rFonts w:ascii="Calibri" w:hAnsi="Calibri"/>
            <w:b/>
            <w:i/>
            <w:sz w:val="20"/>
            <w:szCs w:val="20"/>
          </w:rPr>
          <w:delText>Załączniku nr 2</w:delText>
        </w:r>
        <w:r w:rsidRPr="008E50A0" w:rsidDel="00F528D9">
          <w:rPr>
            <w:rFonts w:ascii="Calibri" w:hAnsi="Calibri"/>
            <w:sz w:val="20"/>
            <w:szCs w:val="20"/>
          </w:rPr>
          <w:delText xml:space="preserve"> tj. w tabelach „Potrącenia za limity wagowe” i/lub „Do</w:delText>
        </w:r>
        <w:r w:rsidDel="00F528D9">
          <w:rPr>
            <w:rFonts w:ascii="Calibri" w:hAnsi="Calibri"/>
            <w:sz w:val="20"/>
            <w:szCs w:val="20"/>
          </w:rPr>
          <w:delText>datki i potrącenia za mięsność”</w:delText>
        </w:r>
        <w:r w:rsidR="009171CB" w:rsidDel="00F528D9">
          <w:rPr>
            <w:rFonts w:ascii="Calibri" w:hAnsi="Calibri"/>
            <w:sz w:val="20"/>
            <w:szCs w:val="20"/>
          </w:rPr>
          <w:delText>.</w:delText>
        </w:r>
      </w:del>
    </w:p>
    <w:p w:rsidR="009171CB" w:rsidRDefault="009171CB">
      <w:pPr>
        <w:pStyle w:val="Akapitzlist"/>
        <w:spacing w:line="360" w:lineRule="auto"/>
        <w:ind w:left="0"/>
        <w:jc w:val="both"/>
        <w:rPr>
          <w:rFonts w:ascii="Calibri" w:hAnsi="Calibri"/>
          <w:sz w:val="20"/>
          <w:szCs w:val="20"/>
        </w:rPr>
        <w:pPrChange w:id="136" w:author="Użytkownik systemu Windows" w:date="2017-03-03T12:55:00Z">
          <w:pPr>
            <w:pStyle w:val="Akapitzlist"/>
            <w:spacing w:line="276" w:lineRule="auto"/>
            <w:ind w:left="714"/>
            <w:jc w:val="both"/>
          </w:pPr>
        </w:pPrChange>
      </w:pPr>
    </w:p>
    <w:p w:rsidR="008E50A0" w:rsidRDefault="008E50A0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  <w:pPrChange w:id="137" w:author="Użytkownik systemu Windows" w:date="2017-03-03T12:55:00Z">
          <w:pPr>
            <w:pStyle w:val="Akapitzlist"/>
            <w:spacing w:line="276" w:lineRule="auto"/>
            <w:ind w:left="714" w:hanging="288"/>
            <w:jc w:val="both"/>
          </w:pPr>
        </w:pPrChange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:rsidR="008E50A0" w:rsidRPr="008E50A0" w:rsidRDefault="008E50A0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  <w:pPrChange w:id="138" w:author="Użytkownik systemu Windows" w:date="2017-03-03T12:55:00Z">
          <w:pPr>
            <w:pStyle w:val="Akapitzlist"/>
            <w:spacing w:line="276" w:lineRule="auto"/>
            <w:ind w:left="714" w:hanging="288"/>
            <w:jc w:val="both"/>
          </w:pPr>
        </w:pPrChange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:rsidR="009B2960" w:rsidRPr="009B2960" w:rsidRDefault="009B2960" w:rsidP="003B4A7A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:rsidR="009B2960" w:rsidRPr="009B2960" w:rsidRDefault="009B2960" w:rsidP="009B2960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:rsidR="009B2960" w:rsidRPr="009B2960" w:rsidRDefault="009B2960" w:rsidP="008E50A0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:rsidR="009B2960" w:rsidRPr="009B2960" w:rsidRDefault="009B2960" w:rsidP="000E2B47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:rsidR="009B2960" w:rsidRPr="009B2960" w:rsidRDefault="009B2960" w:rsidP="000E2B47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 w:rsidR="008D5A7F"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 w:rsidR="008D5A7F"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 w:rsidR="00E742BF"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:rsidR="009B2960" w:rsidRDefault="00E742BF" w:rsidP="000E2B47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B618C0">
        <w:rPr>
          <w:rFonts w:ascii="Calibri" w:hAnsi="Calibri"/>
          <w:sz w:val="20"/>
          <w:szCs w:val="20"/>
          <w:rPrChange w:id="139" w:author="Użytkownik systemu Windows" w:date="2017-03-03T12:55:00Z">
            <w:rPr>
              <w:rFonts w:ascii="Calibri" w:hAnsi="Calibri"/>
              <w:b/>
              <w:sz w:val="20"/>
              <w:szCs w:val="20"/>
            </w:rPr>
          </w:rPrChange>
        </w:rPr>
        <w:t>2</w:t>
      </w:r>
      <w:r w:rsidR="009B2960" w:rsidRPr="00B618C0">
        <w:rPr>
          <w:rFonts w:ascii="Calibri" w:hAnsi="Calibri"/>
          <w:sz w:val="20"/>
          <w:szCs w:val="20"/>
          <w:rPrChange w:id="140" w:author="Użytkownik systemu Windows" w:date="2017-03-03T12:55:00Z">
            <w:rPr>
              <w:rFonts w:ascii="Calibri" w:hAnsi="Calibri"/>
              <w:b/>
              <w:sz w:val="20"/>
              <w:szCs w:val="20"/>
            </w:rPr>
          </w:rPrChange>
        </w:rPr>
        <w:t>.</w:t>
      </w:r>
      <w:r w:rsidR="009B2960" w:rsidRPr="009B2960">
        <w:rPr>
          <w:rFonts w:ascii="Calibri" w:hAnsi="Calibri"/>
          <w:b/>
          <w:sz w:val="20"/>
          <w:szCs w:val="20"/>
        </w:rPr>
        <w:t xml:space="preserve"> </w:t>
      </w:r>
      <w:ins w:id="141" w:author="Użytkownik systemu Windows" w:date="2017-03-03T12:55:00Z">
        <w:r w:rsidR="00B618C0">
          <w:rPr>
            <w:rFonts w:ascii="Calibri" w:hAnsi="Calibri"/>
            <w:b/>
            <w:sz w:val="20"/>
            <w:szCs w:val="20"/>
          </w:rPr>
          <w:tab/>
        </w:r>
      </w:ins>
      <w:r w:rsidR="009B2960" w:rsidRPr="009B2960">
        <w:rPr>
          <w:rFonts w:ascii="Calibri" w:hAnsi="Calibri"/>
          <w:b/>
          <w:sz w:val="20"/>
          <w:szCs w:val="20"/>
        </w:rPr>
        <w:t xml:space="preserve">Producent </w:t>
      </w:r>
      <w:r w:rsidR="009B2960"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="009B2960"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="009B2960" w:rsidRPr="009B2960">
        <w:rPr>
          <w:rFonts w:ascii="Calibri" w:hAnsi="Calibri"/>
          <w:b/>
          <w:sz w:val="20"/>
          <w:szCs w:val="20"/>
        </w:rPr>
        <w:t>Spółka</w:t>
      </w:r>
      <w:r w:rsidR="009B2960"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="009B2960" w:rsidRPr="009B2960">
        <w:rPr>
          <w:rFonts w:ascii="Calibri" w:hAnsi="Calibri"/>
          <w:sz w:val="20"/>
          <w:szCs w:val="20"/>
        </w:rPr>
        <w:t>.</w:t>
      </w:r>
    </w:p>
    <w:p w:rsidR="008E50A0" w:rsidRPr="005D017E" w:rsidDel="00335A3B" w:rsidRDefault="005D017E" w:rsidP="000E2B47">
      <w:pPr>
        <w:pStyle w:val="Akapitzlist"/>
        <w:spacing w:line="360" w:lineRule="auto"/>
        <w:ind w:hanging="436"/>
        <w:jc w:val="both"/>
        <w:rPr>
          <w:del w:id="142" w:author="Użytkownik systemu Windows" w:date="2017-03-03T12:57:00Z"/>
          <w:rFonts w:ascii="Calibri" w:hAnsi="Calibri"/>
          <w:sz w:val="20"/>
          <w:szCs w:val="20"/>
        </w:rPr>
      </w:pPr>
      <w:r w:rsidRPr="00B618C0">
        <w:rPr>
          <w:sz w:val="20"/>
          <w:szCs w:val="20"/>
          <w:rPrChange w:id="143" w:author="Użytkownik systemu Windows" w:date="2017-03-03T12:55:00Z">
            <w:rPr>
              <w:b/>
              <w:sz w:val="20"/>
              <w:szCs w:val="20"/>
            </w:rPr>
          </w:rPrChange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ins w:id="144" w:author="Użytkownik systemu Windows" w:date="2017-03-03T12:55:00Z">
        <w:r w:rsidR="00B618C0">
          <w:rPr>
            <w:rFonts w:ascii="Calibri" w:hAnsi="Calibri"/>
            <w:b/>
            <w:sz w:val="20"/>
            <w:szCs w:val="20"/>
          </w:rPr>
          <w:tab/>
        </w:r>
      </w:ins>
      <w:r>
        <w:rPr>
          <w:rFonts w:ascii="Calibri" w:hAnsi="Calibri"/>
          <w:b/>
          <w:sz w:val="20"/>
          <w:szCs w:val="20"/>
        </w:rPr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:rsidR="00E742BF" w:rsidRPr="000E2B47" w:rsidRDefault="00E742BF" w:rsidP="00F863DD">
      <w:pPr>
        <w:pStyle w:val="Akapitzlist"/>
        <w:spacing w:line="360" w:lineRule="auto"/>
        <w:ind w:hanging="436"/>
        <w:jc w:val="both"/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:rsidR="00E742BF" w:rsidRPr="00231FF1" w:rsidRDefault="00E742BF">
      <w:pPr>
        <w:pStyle w:val="Numeracjaparagrafu"/>
        <w:numPr>
          <w:ilvl w:val="0"/>
          <w:numId w:val="0"/>
        </w:numPr>
        <w:ind w:left="360"/>
        <w:pPrChange w:id="145" w:author="Użytkownik systemu Windows" w:date="2017-03-03T12:57:00Z">
          <w:pPr>
            <w:pStyle w:val="Numeracjaparagrafu"/>
            <w:numPr>
              <w:numId w:val="0"/>
            </w:numPr>
            <w:tabs>
              <w:tab w:val="clear" w:pos="720"/>
            </w:tabs>
            <w:spacing w:line="276" w:lineRule="auto"/>
            <w:ind w:left="360" w:firstLine="0"/>
          </w:pPr>
        </w:pPrChange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 w:rsidR="001F6236"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 xml:space="preserve">NIE WŁASNOŚCI TOWARU </w:t>
      </w:r>
    </w:p>
    <w:p w:rsidR="00E742BF" w:rsidRPr="00E742BF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46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del w:id="147" w:author="Użytkownik systemu Windows" w:date="2017-03-03T12:56:00Z">
        <w:r w:rsidRPr="00E742BF" w:rsidDel="00DF779A">
          <w:rPr>
            <w:rFonts w:ascii="Calibri" w:hAnsi="Calibri"/>
            <w:sz w:val="20"/>
            <w:szCs w:val="20"/>
          </w:rPr>
          <w:delText xml:space="preserve"> i</w:delText>
        </w:r>
      </w:del>
      <w:r w:rsidRPr="00E742BF">
        <w:rPr>
          <w:rFonts w:ascii="Calibri" w:hAnsi="Calibri"/>
          <w:sz w:val="20"/>
          <w:szCs w:val="20"/>
        </w:rPr>
        <w:t xml:space="preserve"> ich wydania </w:t>
      </w:r>
      <w:del w:id="148" w:author="Użytkownik systemu Windows" w:date="2017-03-03T12:56:00Z">
        <w:r w:rsidDel="00DF779A">
          <w:rPr>
            <w:rFonts w:ascii="Calibri" w:hAnsi="Calibri"/>
            <w:sz w:val="20"/>
            <w:szCs w:val="20"/>
          </w:rPr>
          <w:delText>o</w:delText>
        </w:r>
        <w:r w:rsidRPr="00E742BF" w:rsidDel="00DF779A">
          <w:rPr>
            <w:rFonts w:ascii="Calibri" w:hAnsi="Calibri"/>
            <w:sz w:val="20"/>
            <w:szCs w:val="20"/>
          </w:rPr>
          <w:delText xml:space="preserve">raz </w:delText>
        </w:r>
      </w:del>
      <w:ins w:id="149" w:author="Użytkownik systemu Windows" w:date="2017-03-03T12:56:00Z">
        <w:r w:rsidR="00DF779A">
          <w:rPr>
            <w:rFonts w:ascii="Calibri" w:hAnsi="Calibri"/>
            <w:sz w:val="20"/>
            <w:szCs w:val="20"/>
          </w:rPr>
          <w:t xml:space="preserve">i </w:t>
        </w:r>
      </w:ins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0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dokument CMR;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1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:rsidR="00E742BF" w:rsidRPr="00E742BF" w:rsidRDefault="00E742BF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2" w:author="Użytkownik systemu Windows" w:date="2017-03-03T12:56:00Z">
          <w:pPr>
            <w:pStyle w:val="Akapitzlist"/>
            <w:numPr>
              <w:numId w:val="7"/>
            </w:numPr>
            <w:spacing w:line="276" w:lineRule="auto"/>
            <w:ind w:left="1770"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:rsidR="009171CB" w:rsidDel="0095799D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del w:id="153" w:author="Użytkownik systemu Windows" w:date="2017-03-03T12:56:00Z"/>
          <w:rFonts w:ascii="Calibri" w:hAnsi="Calibri"/>
          <w:sz w:val="20"/>
          <w:szCs w:val="20"/>
        </w:rPr>
        <w:pPrChange w:id="154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:rsidR="009171CB" w:rsidRPr="00F863DD" w:rsidDel="0095799D" w:rsidRDefault="009171CB">
      <w:pPr>
        <w:pStyle w:val="Akapitzlist"/>
        <w:numPr>
          <w:ilvl w:val="0"/>
          <w:numId w:val="5"/>
        </w:numPr>
        <w:spacing w:line="360" w:lineRule="auto"/>
        <w:jc w:val="both"/>
        <w:rPr>
          <w:del w:id="155" w:author="Użytkownik systemu Windows" w:date="2017-03-03T12:56:00Z"/>
          <w:rFonts w:ascii="Calibri" w:hAnsi="Calibri"/>
          <w:sz w:val="20"/>
          <w:szCs w:val="20"/>
        </w:rPr>
        <w:pPrChange w:id="156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</w:p>
    <w:p w:rsidR="009171CB" w:rsidRDefault="009171CB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57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</w:p>
    <w:p w:rsidR="001F6236" w:rsidRDefault="00E742BF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  <w:pPrChange w:id="158" w:author="Użytkownik systemu Windows" w:date="2017-03-03T12:56:00Z">
          <w:pPr>
            <w:pStyle w:val="Akapitzlist"/>
            <w:spacing w:line="276" w:lineRule="auto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</w:t>
      </w:r>
      <w:r w:rsidR="005D017E" w:rsidRPr="008E50A0">
        <w:rPr>
          <w:rFonts w:ascii="Calibri" w:hAnsi="Calibri"/>
          <w:sz w:val="20"/>
          <w:szCs w:val="20"/>
        </w:rPr>
        <w:t>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 w:rsidR="00DB0DDD"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:rsidR="009171CB" w:rsidDel="0095799D" w:rsidRDefault="00DB0DDD">
      <w:pPr>
        <w:pStyle w:val="Akapitzlist"/>
        <w:spacing w:line="360" w:lineRule="auto"/>
        <w:ind w:left="708"/>
        <w:jc w:val="both"/>
        <w:rPr>
          <w:del w:id="159" w:author="Użytkownik systemu Windows" w:date="2017-03-03T12:56:00Z"/>
          <w:rFonts w:ascii="Calibri" w:hAnsi="Calibri"/>
          <w:sz w:val="20"/>
          <w:szCs w:val="20"/>
        </w:rPr>
        <w:pPrChange w:id="160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del w:id="161" w:author="Użytkownik systemu Windows" w:date="2017-03-03T12:56:00Z">
        <w:r w:rsidDel="0095799D">
          <w:rPr>
            <w:rFonts w:ascii="Calibri" w:hAnsi="Calibri"/>
            <w:sz w:val="20"/>
            <w:szCs w:val="20"/>
          </w:rPr>
          <w:delText xml:space="preserve">               </w:delText>
        </w:r>
      </w:del>
      <w:r w:rsidR="00E742BF"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</w:t>
      </w:r>
      <w:r w:rsidR="009171CB">
        <w:rPr>
          <w:rFonts w:ascii="Calibri" w:hAnsi="Calibri"/>
          <w:sz w:val="20"/>
          <w:szCs w:val="20"/>
        </w:rPr>
        <w:t xml:space="preserve">   </w:t>
      </w:r>
      <w:r w:rsidR="00E742BF"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</w:p>
    <w:p w:rsidR="00561A4A" w:rsidDel="0095799D" w:rsidRDefault="00561A4A">
      <w:pPr>
        <w:pStyle w:val="Akapitzlist"/>
        <w:spacing w:line="360" w:lineRule="auto"/>
        <w:ind w:left="708"/>
        <w:jc w:val="both"/>
        <w:rPr>
          <w:del w:id="162" w:author="Użytkownik systemu Windows" w:date="2017-03-03T12:56:00Z"/>
          <w:rFonts w:ascii="Calibri" w:hAnsi="Calibri"/>
          <w:sz w:val="20"/>
          <w:szCs w:val="20"/>
        </w:rPr>
        <w:pPrChange w:id="163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9171CB" w:rsidDel="0095799D" w:rsidRDefault="009171CB">
      <w:pPr>
        <w:pStyle w:val="Akapitzlist"/>
        <w:spacing w:line="360" w:lineRule="auto"/>
        <w:ind w:left="708"/>
        <w:jc w:val="both"/>
        <w:rPr>
          <w:del w:id="164" w:author="Użytkownik systemu Windows" w:date="2017-03-03T12:56:00Z"/>
          <w:rFonts w:ascii="Calibri" w:hAnsi="Calibri"/>
          <w:sz w:val="20"/>
          <w:szCs w:val="20"/>
        </w:rPr>
        <w:pPrChange w:id="165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3B4A7A" w:rsidDel="0095799D" w:rsidRDefault="003B4A7A">
      <w:pPr>
        <w:pStyle w:val="Akapitzlist"/>
        <w:spacing w:line="360" w:lineRule="auto"/>
        <w:ind w:left="708"/>
        <w:jc w:val="both"/>
        <w:rPr>
          <w:del w:id="166" w:author="Użytkownik systemu Windows" w:date="2017-03-03T12:56:00Z"/>
          <w:rFonts w:ascii="Calibri" w:hAnsi="Calibri"/>
          <w:sz w:val="20"/>
          <w:szCs w:val="20"/>
        </w:rPr>
        <w:pPrChange w:id="167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3B4A7A" w:rsidDel="00CC6180" w:rsidRDefault="00CC6180">
      <w:pPr>
        <w:pStyle w:val="Akapitzlist"/>
        <w:spacing w:line="360" w:lineRule="auto"/>
        <w:ind w:left="708"/>
        <w:jc w:val="both"/>
        <w:rPr>
          <w:del w:id="168" w:author="Użytkownik systemu Windows" w:date="2017-03-03T12:57:00Z"/>
          <w:rFonts w:ascii="Calibri" w:hAnsi="Calibri"/>
          <w:sz w:val="20"/>
          <w:szCs w:val="20"/>
        </w:rPr>
        <w:pPrChange w:id="169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ins w:id="170" w:author="Użytkownik systemu Windows" w:date="2017-03-03T12:58:00Z">
        <w:r>
          <w:rPr>
            <w:rFonts w:ascii="Calibri" w:hAnsi="Calibri"/>
            <w:sz w:val="20"/>
            <w:szCs w:val="20"/>
          </w:rPr>
          <w:t xml:space="preserve"> </w:t>
        </w:r>
      </w:ins>
    </w:p>
    <w:p w:rsidR="008043CE" w:rsidRDefault="00E742BF">
      <w:pPr>
        <w:pStyle w:val="Akapitzlist"/>
        <w:spacing w:line="360" w:lineRule="auto"/>
        <w:ind w:left="708"/>
        <w:jc w:val="both"/>
        <w:rPr>
          <w:ins w:id="171" w:author="AthUser" w:date="2019-02-04T14:33:00Z"/>
          <w:rFonts w:ascii="Calibri" w:hAnsi="Calibri"/>
          <w:sz w:val="20"/>
          <w:szCs w:val="20"/>
        </w:rPr>
        <w:pPrChange w:id="172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:rsidR="008043CE" w:rsidRDefault="008043CE">
      <w:pPr>
        <w:pStyle w:val="Akapitzlist"/>
        <w:spacing w:line="360" w:lineRule="auto"/>
        <w:ind w:left="708"/>
        <w:jc w:val="both"/>
        <w:rPr>
          <w:ins w:id="173" w:author="AthUser" w:date="2019-02-04T14:34:00Z"/>
          <w:rFonts w:ascii="Calibri" w:hAnsi="Calibri"/>
          <w:sz w:val="20"/>
          <w:szCs w:val="20"/>
        </w:rPr>
        <w:pPrChange w:id="174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8043CE" w:rsidRDefault="008043CE">
      <w:pPr>
        <w:pStyle w:val="Akapitzlist"/>
        <w:spacing w:line="360" w:lineRule="auto"/>
        <w:ind w:left="708"/>
        <w:jc w:val="both"/>
        <w:rPr>
          <w:ins w:id="175" w:author="AthUser" w:date="2019-02-04T14:34:00Z"/>
          <w:rFonts w:ascii="Calibri" w:hAnsi="Calibri"/>
          <w:sz w:val="20"/>
          <w:szCs w:val="20"/>
        </w:rPr>
        <w:pPrChange w:id="176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</w:p>
    <w:p w:rsidR="00E742BF" w:rsidRPr="00E742BF" w:rsidRDefault="00E742BF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  <w:pPrChange w:id="177" w:author="Użytkownik systemu Windows" w:date="2017-03-03T12:58:00Z">
          <w:pPr>
            <w:pStyle w:val="Akapitzlist"/>
            <w:spacing w:line="276" w:lineRule="auto"/>
            <w:ind w:left="0"/>
            <w:jc w:val="both"/>
          </w:pPr>
        </w:pPrChange>
      </w:pPr>
      <w:r w:rsidRPr="00E742BF">
        <w:rPr>
          <w:rFonts w:ascii="Calibri" w:hAnsi="Calibri"/>
          <w:sz w:val="20"/>
          <w:szCs w:val="20"/>
        </w:rPr>
        <w:t>korygującą w zakresie terminu płatności i ceny obowiązującej przy sprzedaży z terminem płatności 100 dni.</w:t>
      </w:r>
    </w:p>
    <w:p w:rsidR="00E742BF" w:rsidRPr="000E2B47" w:rsidRDefault="00E742BF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78" w:author="Użytkownik systemu Windows" w:date="2017-03-03T12:56:00Z">
          <w:pPr>
            <w:pStyle w:val="Akapitzlist"/>
            <w:numPr>
              <w:numId w:val="5"/>
            </w:numPr>
            <w:spacing w:line="276" w:lineRule="auto"/>
            <w:ind w:hanging="360"/>
            <w:jc w:val="both"/>
          </w:pPr>
        </w:pPrChange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:rsidR="009B2960" w:rsidRPr="009B2960" w:rsidRDefault="009B2960" w:rsidP="00F863DD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:rsidR="0095799D" w:rsidRDefault="0095799D">
      <w:pPr>
        <w:pStyle w:val="Numeracjaparagrafu"/>
        <w:numPr>
          <w:ilvl w:val="0"/>
          <w:numId w:val="0"/>
        </w:numPr>
        <w:jc w:val="left"/>
        <w:rPr>
          <w:ins w:id="179" w:author="Użytkownik systemu Windows" w:date="2017-03-03T12:56:00Z"/>
          <w:rFonts w:ascii="Calibri" w:hAnsi="Calibri"/>
          <w:sz w:val="20"/>
          <w:szCs w:val="20"/>
        </w:rPr>
        <w:pPrChange w:id="180" w:author="Użytkownik systemu Windows" w:date="2017-03-03T12:59:00Z">
          <w:pPr>
            <w:pStyle w:val="Numeracjaparagrafu"/>
            <w:numPr>
              <w:numId w:val="0"/>
            </w:numPr>
            <w:tabs>
              <w:tab w:val="clear" w:pos="720"/>
            </w:tabs>
            <w:ind w:left="360" w:firstLine="0"/>
          </w:pPr>
        </w:pPrChange>
      </w:pPr>
    </w:p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§ 4. </w:t>
      </w:r>
    </w:p>
    <w:p w:rsidR="009B2960" w:rsidRPr="00446F86" w:rsidRDefault="009B2960" w:rsidP="000E2B47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:rsidR="009B2960" w:rsidRPr="009B2960" w:rsidRDefault="009B2960" w:rsidP="009B2960">
      <w:pPr>
        <w:numPr>
          <w:ilvl w:val="0"/>
          <w:numId w:val="6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:rsidR="009B2960" w:rsidRPr="009B2960" w:rsidRDefault="009B2960" w:rsidP="009B2960">
      <w:pPr>
        <w:numPr>
          <w:ilvl w:val="0"/>
          <w:numId w:val="6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:rsidR="009B2960" w:rsidRPr="009B2960" w:rsidRDefault="009B2960" w:rsidP="009B2960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:rsidR="009B2960" w:rsidRPr="009B2960" w:rsidRDefault="009B2960" w:rsidP="009B2960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:rsidR="009B2960" w:rsidRDefault="009B2960" w:rsidP="009B2960">
      <w:pPr>
        <w:pStyle w:val="Numeracjaparagrafu"/>
        <w:numPr>
          <w:ilvl w:val="0"/>
          <w:numId w:val="6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42"/>
        <w:gridCol w:w="397"/>
        <w:gridCol w:w="4129"/>
      </w:tblGrid>
      <w:tr w:rsidR="009B2960" w:rsidRPr="00717DBE" w:rsidTr="00D2364C">
        <w:tc>
          <w:tcPr>
            <w:tcW w:w="4242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9B2960" w:rsidRPr="00717DBE" w:rsidTr="00D2364C">
        <w:tc>
          <w:tcPr>
            <w:tcW w:w="4242" w:type="dxa"/>
            <w:shd w:val="clear" w:color="auto" w:fill="auto"/>
          </w:tcPr>
          <w:p w:rsidR="009B2960" w:rsidRPr="00627A2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627A2C">
              <w:rPr>
                <w:sz w:val="20"/>
                <w:szCs w:val="20"/>
                <w:lang w:val="en-US"/>
              </w:rPr>
              <w:t xml:space="preserve">e-mail: </w:t>
            </w:r>
            <w:ins w:id="181" w:author="Użytkownik systemu Windows" w:date="2017-03-03T12:58:00Z">
              <w:r w:rsidR="00925C17" w:rsidRPr="00627A2C">
                <w:rPr>
                  <w:sz w:val="20"/>
                  <w:szCs w:val="20"/>
                  <w:lang w:val="en-US"/>
                </w:rPr>
                <w:t>sekretariat@agrotranshandel.pl</w:t>
              </w:r>
            </w:ins>
          </w:p>
        </w:tc>
        <w:tc>
          <w:tcPr>
            <w:tcW w:w="425" w:type="dxa"/>
            <w:shd w:val="clear" w:color="auto" w:fill="auto"/>
          </w:tcPr>
          <w:p w:rsidR="009B2960" w:rsidRPr="00627A2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9B2960" w:rsidRPr="00D2364C" w:rsidRDefault="003032B3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farmer</w:t>
            </w:r>
            <w:r w:rsidR="00247C94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:rsidR="009B2960" w:rsidRPr="009B2960" w:rsidRDefault="009B2960" w:rsidP="009B2960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:rsidR="009B2960" w:rsidRDefault="00925C17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60"/>
        <w:jc w:val="left"/>
        <w:rPr>
          <w:rFonts w:ascii="Calibri" w:hAnsi="Calibri"/>
          <w:b/>
          <w:sz w:val="20"/>
          <w:szCs w:val="20"/>
        </w:rPr>
        <w:pPrChange w:id="182" w:author="Użytkownik systemu Windows" w:date="2017-03-03T12:59:00Z">
          <w:pPr>
            <w:pStyle w:val="Numeracjaparagrafu"/>
            <w:numPr>
              <w:numId w:val="0"/>
            </w:numPr>
            <w:tabs>
              <w:tab w:val="clear" w:pos="720"/>
            </w:tabs>
            <w:ind w:left="360" w:firstLine="0"/>
          </w:pPr>
        </w:pPrChange>
      </w:pPr>
      <w:ins w:id="183" w:author="Użytkownik systemu Windows" w:date="2017-03-03T12:58:00Z">
        <w:r>
          <w:rPr>
            <w:rFonts w:ascii="Calibri" w:hAnsi="Calibri"/>
            <w:b/>
            <w:sz w:val="20"/>
            <w:szCs w:val="20"/>
          </w:rPr>
          <w:tab/>
        </w:r>
      </w:ins>
      <w:r w:rsidR="005D017E">
        <w:rPr>
          <w:rFonts w:ascii="Calibri" w:hAnsi="Calibri"/>
          <w:b/>
          <w:sz w:val="20"/>
          <w:szCs w:val="20"/>
        </w:rPr>
        <w:t>KARY UMOWNE</w:t>
      </w:r>
      <w:ins w:id="184" w:author="Użytkownik systemu Windows" w:date="2017-03-03T12:58:00Z">
        <w:r>
          <w:rPr>
            <w:rFonts w:ascii="Calibri" w:hAnsi="Calibri"/>
            <w:b/>
            <w:sz w:val="20"/>
            <w:szCs w:val="20"/>
          </w:rPr>
          <w:tab/>
        </w:r>
      </w:ins>
    </w:p>
    <w:p w:rsidR="005D017E" w:rsidRDefault="005D017E">
      <w:pPr>
        <w:numPr>
          <w:ilvl w:val="0"/>
          <w:numId w:val="9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  <w:pPrChange w:id="185" w:author="Użytkownik systemu Windows" w:date="2017-03-03T13:00:00Z">
          <w:pPr>
            <w:numPr>
              <w:numId w:val="9"/>
            </w:numPr>
            <w:ind w:left="720" w:hanging="360"/>
          </w:pPr>
        </w:pPrChange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:rsidR="005D017E" w:rsidRPr="000E2B47" w:rsidRDefault="005D017E">
      <w:pPr>
        <w:numPr>
          <w:ilvl w:val="0"/>
          <w:numId w:val="8"/>
        </w:numPr>
        <w:spacing w:line="360" w:lineRule="auto"/>
        <w:jc w:val="both"/>
        <w:rPr>
          <w:lang w:eastAsia="ar-SA"/>
        </w:rPr>
        <w:pPrChange w:id="186" w:author="Użytkownik systemu Windows" w:date="2017-03-03T13:00:00Z">
          <w:pPr>
            <w:numPr>
              <w:numId w:val="8"/>
            </w:numPr>
            <w:ind w:left="720" w:hanging="360"/>
          </w:pPr>
        </w:pPrChange>
      </w:pPr>
      <w:r>
        <w:rPr>
          <w:rFonts w:eastAsia="Times New Roman"/>
          <w:sz w:val="20"/>
          <w:szCs w:val="20"/>
          <w:lang w:eastAsia="ar-SA"/>
        </w:rPr>
        <w:t xml:space="preserve">w stosunku do naruszenia określonego w § 2 ust. </w:t>
      </w:r>
      <w:r w:rsidR="008B4DB6">
        <w:rPr>
          <w:rFonts w:eastAsia="Times New Roman"/>
          <w:sz w:val="20"/>
          <w:szCs w:val="20"/>
          <w:lang w:eastAsia="ar-SA"/>
        </w:rPr>
        <w:t>2</w:t>
      </w:r>
      <w:r>
        <w:rPr>
          <w:rFonts w:eastAsia="Times New Roman"/>
          <w:sz w:val="20"/>
          <w:szCs w:val="20"/>
          <w:lang w:eastAsia="ar-SA"/>
        </w:rPr>
        <w:t xml:space="preserve"> niniejszej umowy – </w:t>
      </w:r>
      <w:r w:rsidR="002D5DF5">
        <w:rPr>
          <w:rFonts w:eastAsia="Times New Roman"/>
          <w:sz w:val="20"/>
          <w:szCs w:val="20"/>
          <w:lang w:eastAsia="ar-SA"/>
        </w:rPr>
        <w:t>za każdy przypadek stwierdzenia uchybienia</w:t>
      </w:r>
      <w:r w:rsidR="008B4DB6">
        <w:rPr>
          <w:rFonts w:eastAsia="Times New Roman"/>
          <w:sz w:val="20"/>
          <w:szCs w:val="20"/>
          <w:lang w:eastAsia="ar-SA"/>
        </w:rPr>
        <w:t xml:space="preserve"> 50</w:t>
      </w:r>
      <w:r w:rsidR="002D5DF5">
        <w:rPr>
          <w:rFonts w:eastAsia="Times New Roman"/>
          <w:sz w:val="20"/>
          <w:szCs w:val="20"/>
          <w:lang w:eastAsia="ar-SA"/>
        </w:rPr>
        <w:t xml:space="preserve"> zł</w:t>
      </w:r>
      <w:r w:rsidR="008B4DB6">
        <w:rPr>
          <w:rFonts w:eastAsia="Times New Roman"/>
          <w:sz w:val="20"/>
          <w:szCs w:val="20"/>
          <w:lang w:eastAsia="ar-SA"/>
        </w:rPr>
        <w:t>./szt.</w:t>
      </w:r>
    </w:p>
    <w:p w:rsidR="002D5DF5" w:rsidRPr="000E2B47" w:rsidRDefault="005D017E">
      <w:pPr>
        <w:numPr>
          <w:ilvl w:val="0"/>
          <w:numId w:val="8"/>
        </w:numPr>
        <w:spacing w:line="360" w:lineRule="auto"/>
        <w:jc w:val="both"/>
        <w:rPr>
          <w:lang w:eastAsia="ar-SA"/>
        </w:rPr>
        <w:pPrChange w:id="187" w:author="Użytkownik systemu Windows" w:date="2017-03-03T13:00:00Z">
          <w:pPr>
            <w:numPr>
              <w:numId w:val="8"/>
            </w:numPr>
            <w:ind w:left="720" w:hanging="360"/>
          </w:pPr>
        </w:pPrChange>
      </w:pPr>
      <w:r w:rsidRPr="000E2B47">
        <w:rPr>
          <w:rFonts w:eastAsia="Times New Roman"/>
          <w:sz w:val="20"/>
          <w:szCs w:val="20"/>
          <w:lang w:eastAsia="ar-SA"/>
        </w:rPr>
        <w:t>w stosunku do nar</w:t>
      </w:r>
      <w:r w:rsidR="002D5DF5" w:rsidRPr="000E2B47">
        <w:rPr>
          <w:rFonts w:eastAsia="Times New Roman"/>
          <w:sz w:val="20"/>
          <w:szCs w:val="20"/>
          <w:lang w:eastAsia="ar-SA"/>
        </w:rPr>
        <w:t>uszenia określonego w § 2 ust. 3</w:t>
      </w:r>
      <w:r w:rsidRPr="000E2B47">
        <w:rPr>
          <w:rFonts w:eastAsia="Times New Roman"/>
          <w:sz w:val="20"/>
          <w:szCs w:val="20"/>
          <w:lang w:eastAsia="ar-SA"/>
        </w:rPr>
        <w:t xml:space="preserve"> niniejszej umowy – </w:t>
      </w:r>
      <w:r w:rsidR="002D5DF5">
        <w:rPr>
          <w:rFonts w:eastAsia="Times New Roman"/>
          <w:sz w:val="20"/>
          <w:szCs w:val="20"/>
          <w:lang w:eastAsia="ar-SA"/>
        </w:rPr>
        <w:t xml:space="preserve">za każdy przypadek uniemożliwienia czy odmowy umożliwienia kontroli  </w:t>
      </w:r>
      <w:r w:rsidR="008B4DB6">
        <w:rPr>
          <w:rFonts w:eastAsia="Times New Roman"/>
          <w:sz w:val="20"/>
          <w:szCs w:val="20"/>
          <w:lang w:eastAsia="ar-SA"/>
        </w:rPr>
        <w:t>10</w:t>
      </w:r>
      <w:r w:rsidR="002D5DF5">
        <w:rPr>
          <w:rFonts w:eastAsia="Times New Roman"/>
          <w:sz w:val="20"/>
          <w:szCs w:val="20"/>
          <w:lang w:eastAsia="ar-SA"/>
        </w:rPr>
        <w:t xml:space="preserve"> zł</w:t>
      </w:r>
      <w:r w:rsidR="008B4DB6">
        <w:rPr>
          <w:rFonts w:eastAsia="Times New Roman"/>
          <w:sz w:val="20"/>
          <w:szCs w:val="20"/>
          <w:lang w:eastAsia="ar-SA"/>
        </w:rPr>
        <w:t xml:space="preserve"> / szt.</w:t>
      </w:r>
    </w:p>
    <w:p w:rsidR="009171CB" w:rsidDel="00EB4279" w:rsidRDefault="002D5DF5">
      <w:pPr>
        <w:pStyle w:val="Akapitzlist"/>
        <w:numPr>
          <w:ilvl w:val="0"/>
          <w:numId w:val="9"/>
        </w:numPr>
        <w:spacing w:line="360" w:lineRule="auto"/>
        <w:jc w:val="both"/>
        <w:rPr>
          <w:del w:id="188" w:author="Użytkownik systemu Windows" w:date="2017-03-03T13:00:00Z"/>
          <w:rFonts w:ascii="Calibri" w:hAnsi="Calibri"/>
          <w:sz w:val="20"/>
          <w:szCs w:val="20"/>
        </w:rPr>
        <w:pPrChange w:id="189" w:author="Użytkownik systemu Windows" w:date="2017-03-03T13:00:00Z">
          <w:pPr>
            <w:pStyle w:val="Akapitzlist"/>
            <w:numPr>
              <w:numId w:val="9"/>
            </w:numPr>
            <w:spacing w:line="276" w:lineRule="auto"/>
            <w:ind w:hanging="360"/>
            <w:jc w:val="both"/>
          </w:pPr>
        </w:pPrChange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 w:rsidR="008B4DB6"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 w:rsidR="008B4DB6">
        <w:rPr>
          <w:rFonts w:ascii="Calibri" w:hAnsi="Calibri"/>
          <w:sz w:val="20"/>
          <w:szCs w:val="20"/>
        </w:rPr>
        <w:t>sto</w:t>
      </w:r>
      <w:ins w:id="190" w:author="Użytkownik systemu Windows" w:date="2017-03-03T12:59:00Z">
        <w:r w:rsidR="00975D95">
          <w:rPr>
            <w:rFonts w:ascii="Calibri" w:hAnsi="Calibri"/>
            <w:sz w:val="20"/>
            <w:szCs w:val="20"/>
          </w:rPr>
          <w:t xml:space="preserve"> </w:t>
        </w:r>
      </w:ins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Kara ta jest wymagalna w terminie płatności faktury VAT wystawionej za daną partię tuczników, w której brakuje sztuk w stosunku do ilości</w:t>
      </w:r>
      <w:r w:rsidR="008E50A0">
        <w:rPr>
          <w:rFonts w:ascii="Calibri" w:hAnsi="Calibri"/>
          <w:sz w:val="20"/>
          <w:szCs w:val="20"/>
        </w:rPr>
        <w:t xml:space="preserve"> sprzedanych warchlaków</w:t>
      </w:r>
      <w:ins w:id="191" w:author="Użytkownik systemu Windows" w:date="2017-03-03T13:00:00Z">
        <w:r w:rsidR="00EB4279">
          <w:rPr>
            <w:rFonts w:ascii="Calibri" w:hAnsi="Calibri"/>
            <w:sz w:val="20"/>
            <w:szCs w:val="20"/>
          </w:rPr>
          <w:t>.</w:t>
        </w:r>
      </w:ins>
      <w:r w:rsidR="008E50A0">
        <w:rPr>
          <w:rFonts w:ascii="Calibri" w:hAnsi="Calibri"/>
          <w:sz w:val="20"/>
          <w:szCs w:val="20"/>
        </w:rPr>
        <w:t xml:space="preserve"> </w:t>
      </w:r>
      <w:del w:id="192" w:author="Użytkownik systemu Windows" w:date="2017-03-03T13:00:00Z">
        <w:r w:rsidR="008E50A0" w:rsidDel="00EB4279">
          <w:rPr>
            <w:rFonts w:ascii="Calibri" w:hAnsi="Calibri"/>
            <w:sz w:val="20"/>
            <w:szCs w:val="20"/>
          </w:rPr>
          <w:delText>w danej partii</w:delText>
        </w:r>
        <w:r w:rsidDel="00EB4279">
          <w:rPr>
            <w:rFonts w:ascii="Calibri" w:hAnsi="Calibri"/>
            <w:sz w:val="20"/>
            <w:szCs w:val="20"/>
          </w:rPr>
          <w:delText xml:space="preserve"> a </w:delText>
        </w:r>
      </w:del>
    </w:p>
    <w:p w:rsidR="002D5DF5" w:rsidRDefault="002D5DF5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Calibri" w:hAnsi="Calibri"/>
          <w:sz w:val="20"/>
          <w:szCs w:val="20"/>
        </w:rPr>
        <w:pPrChange w:id="193" w:author="Użytkownik systemu Windows" w:date="2017-03-03T13:00:00Z">
          <w:pPr>
            <w:pStyle w:val="Akapitzlist"/>
            <w:spacing w:line="276" w:lineRule="auto"/>
            <w:jc w:val="both"/>
          </w:pPr>
        </w:pPrChange>
      </w:pPr>
      <w:del w:id="194" w:author="Użytkownik systemu Windows" w:date="2017-03-03T13:00:00Z">
        <w:r w:rsidDel="00EB4279">
          <w:rPr>
            <w:rFonts w:ascii="Calibri" w:hAnsi="Calibri"/>
            <w:sz w:val="20"/>
            <w:szCs w:val="20"/>
          </w:rPr>
          <w:delText>gdy faktura taka nie zostanie w ogóle wystawiona w terminie 7 dni od przewidywanego terminu odbioru tuczników.</w:delText>
        </w:r>
      </w:del>
    </w:p>
    <w:p w:rsidR="009B2960" w:rsidRPr="009B2960" w:rsidRDefault="002D5DF5">
      <w:pPr>
        <w:numPr>
          <w:ilvl w:val="0"/>
          <w:numId w:val="9"/>
        </w:numPr>
        <w:spacing w:line="360" w:lineRule="auto"/>
        <w:jc w:val="both"/>
        <w:rPr>
          <w:b/>
          <w:sz w:val="20"/>
          <w:szCs w:val="20"/>
        </w:rPr>
        <w:pPrChange w:id="195" w:author="Użytkownik systemu Windows" w:date="2017-03-03T13:00:00Z">
          <w:pPr>
            <w:numPr>
              <w:numId w:val="9"/>
            </w:numPr>
            <w:ind w:left="720" w:hanging="360"/>
          </w:pPr>
        </w:pPrChange>
      </w:pPr>
      <w:r>
        <w:rPr>
          <w:b/>
          <w:sz w:val="20"/>
          <w:szCs w:val="20"/>
        </w:rPr>
        <w:t xml:space="preserve">Kary umowne mogą być potrącane z jakimikolwiek innymi wzajemnymi </w:t>
      </w:r>
      <w:r w:rsidR="008E50A0">
        <w:rPr>
          <w:b/>
          <w:sz w:val="20"/>
          <w:szCs w:val="20"/>
        </w:rPr>
        <w:t>należności</w:t>
      </w:r>
      <w:r>
        <w:rPr>
          <w:b/>
          <w:sz w:val="20"/>
          <w:szCs w:val="20"/>
        </w:rPr>
        <w:t>ami stron</w:t>
      </w:r>
      <w:r w:rsidR="009171CB">
        <w:rPr>
          <w:b/>
          <w:sz w:val="20"/>
          <w:szCs w:val="20"/>
        </w:rPr>
        <w:t xml:space="preserve"> w pierwszej kolejności.</w:t>
      </w:r>
    </w:p>
    <w:p w:rsidR="00187538" w:rsidRDefault="00187538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ins w:id="196" w:author="Użytkownik systemu Windows" w:date="2017-03-03T12:59:00Z"/>
          <w:rFonts w:ascii="Calibri" w:hAnsi="Calibri"/>
          <w:sz w:val="20"/>
          <w:szCs w:val="20"/>
        </w:rPr>
      </w:pPr>
    </w:p>
    <w:p w:rsidR="00187538" w:rsidRDefault="00187538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ins w:id="197" w:author="Użytkownik systemu Windows" w:date="2017-03-03T12:59:00Z"/>
          <w:rFonts w:ascii="Calibri" w:hAnsi="Calibri"/>
          <w:sz w:val="20"/>
          <w:szCs w:val="20"/>
        </w:rPr>
      </w:pPr>
    </w:p>
    <w:p w:rsidR="0078458D" w:rsidDel="008043CE" w:rsidRDefault="0078458D">
      <w:pPr>
        <w:rPr>
          <w:ins w:id="198" w:author="Użytkownik systemu Windows" w:date="2018-01-24T13:53:00Z"/>
          <w:del w:id="199" w:author="AthUser" w:date="2019-02-04T14:36:00Z"/>
        </w:rPr>
        <w:pPrChange w:id="200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DF1BE6" w:rsidDel="008043CE" w:rsidRDefault="00DF1BE6">
      <w:pPr>
        <w:rPr>
          <w:ins w:id="201" w:author="Użytkownik systemu Windows" w:date="2018-01-24T13:53:00Z"/>
          <w:del w:id="202" w:author="AthUser" w:date="2019-02-04T14:36:00Z"/>
        </w:rPr>
        <w:pPrChange w:id="203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DF1BE6" w:rsidRPr="0078458D" w:rsidRDefault="00DF1BE6">
      <w:pPr>
        <w:rPr>
          <w:ins w:id="204" w:author="Użytkownik systemu Windows" w:date="2017-03-03T12:59:00Z"/>
          <w:rPrChange w:id="205" w:author="Użytkownik systemu Windows" w:date="2017-03-03T13:12:00Z">
            <w:rPr>
              <w:ins w:id="206" w:author="Użytkownik systemu Windows" w:date="2017-03-03T12:59:00Z"/>
              <w:rFonts w:ascii="Calibri" w:hAnsi="Calibri"/>
              <w:sz w:val="20"/>
              <w:szCs w:val="20"/>
            </w:rPr>
          </w:rPrChange>
        </w:rPr>
        <w:pPrChange w:id="207" w:author="Użytkownik systemu Windows" w:date="2017-03-03T13:12:00Z">
          <w:pPr>
            <w:pStyle w:val="Numeracjaparagrafu"/>
            <w:numPr>
              <w:numId w:val="0"/>
            </w:numPr>
            <w:tabs>
              <w:tab w:val="clear" w:pos="720"/>
              <w:tab w:val="left" w:pos="6379"/>
            </w:tabs>
            <w:ind w:left="357" w:firstLine="0"/>
          </w:pPr>
        </w:pPrChange>
      </w:pPr>
    </w:p>
    <w:p w:rsidR="009B2960" w:rsidRPr="009B2960" w:rsidRDefault="009B2960" w:rsidP="000E2B47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:rsidR="009B2960" w:rsidRDefault="009B2960" w:rsidP="000E2B47">
      <w:pPr>
        <w:pStyle w:val="Numeracjaparagrafu"/>
        <w:numPr>
          <w:ilvl w:val="0"/>
          <w:numId w:val="0"/>
        </w:numPr>
        <w:ind w:left="357"/>
        <w:rPr>
          <w:ins w:id="208" w:author="Marek Kanikowski" w:date="2019-02-04T09:34:00Z"/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:rsidR="0002051F" w:rsidRPr="0002051F" w:rsidRDefault="0002051F">
      <w:pPr>
        <w:ind w:left="357"/>
        <w:jc w:val="both"/>
        <w:rPr>
          <w:ins w:id="209" w:author="Marek Kanikowski" w:date="2019-02-04T09:34:00Z"/>
          <w:sz w:val="20"/>
          <w:szCs w:val="20"/>
          <w:lang w:eastAsia="ar-SA"/>
          <w:rPrChange w:id="210" w:author="Marek Kanikowski" w:date="2019-02-04T09:42:00Z">
            <w:rPr>
              <w:ins w:id="211" w:author="Marek Kanikowski" w:date="2019-02-04T09:34:00Z"/>
              <w:lang w:eastAsia="ar-SA"/>
            </w:rPr>
          </w:rPrChange>
        </w:rPr>
        <w:pPrChange w:id="212" w:author="Marek Kanikowski" w:date="2019-02-04T09:42:00Z">
          <w:pPr/>
        </w:pPrChange>
      </w:pPr>
      <w:ins w:id="213" w:author="Marek Kanikowski" w:date="2019-02-04T09:35:00Z">
        <w:r w:rsidRPr="0002051F">
          <w:rPr>
            <w:sz w:val="20"/>
            <w:szCs w:val="20"/>
            <w:lang w:eastAsia="ar-SA"/>
            <w:rPrChange w:id="214" w:author="Marek Kanikowski" w:date="2019-02-04T09:42:00Z">
              <w:rPr>
                <w:lang w:eastAsia="ar-SA"/>
              </w:rPr>
            </w:rPrChange>
          </w:rPr>
          <w:t>M</w:t>
        </w:r>
      </w:ins>
      <w:ins w:id="215" w:author="Marek Kanikowski" w:date="2019-02-04T09:34:00Z">
        <w:r w:rsidRPr="0002051F">
          <w:rPr>
            <w:sz w:val="20"/>
            <w:szCs w:val="20"/>
            <w:lang w:eastAsia="ar-SA"/>
            <w:rPrChange w:id="216" w:author="Marek Kanikowski" w:date="2019-02-04T09:42:00Z">
              <w:rPr>
                <w:lang w:eastAsia="ar-SA"/>
              </w:rPr>
            </w:rPrChange>
          </w:rPr>
          <w:t xml:space="preserve">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  </w:r>
      </w:ins>
      <w:ins w:id="217" w:author="Marek Kanikowski" w:date="2019-02-04T09:35:00Z">
        <w:r w:rsidRPr="0002051F">
          <w:rPr>
            <w:b/>
            <w:sz w:val="20"/>
            <w:szCs w:val="20"/>
            <w:lang w:eastAsia="ar-SA"/>
            <w:rPrChange w:id="218" w:author="Marek Kanikowski" w:date="2019-02-04T09:42:00Z">
              <w:rPr>
                <w:lang w:eastAsia="ar-SA"/>
              </w:rPr>
            </w:rPrChange>
          </w:rPr>
          <w:t>Pr</w:t>
        </w:r>
      </w:ins>
      <w:ins w:id="219" w:author="Marek Kanikowski" w:date="2019-02-04T09:36:00Z">
        <w:r w:rsidRPr="0002051F">
          <w:rPr>
            <w:b/>
            <w:sz w:val="20"/>
            <w:szCs w:val="20"/>
            <w:lang w:eastAsia="ar-SA"/>
            <w:rPrChange w:id="220" w:author="Marek Kanikowski" w:date="2019-02-04T09:42:00Z">
              <w:rPr>
                <w:lang w:eastAsia="ar-SA"/>
              </w:rPr>
            </w:rPrChange>
          </w:rPr>
          <w:t>o</w:t>
        </w:r>
      </w:ins>
      <w:ins w:id="221" w:author="Marek Kanikowski" w:date="2019-02-04T09:35:00Z">
        <w:r w:rsidRPr="0002051F">
          <w:rPr>
            <w:b/>
            <w:sz w:val="20"/>
            <w:szCs w:val="20"/>
            <w:lang w:eastAsia="ar-SA"/>
            <w:rPrChange w:id="222" w:author="Marek Kanikowski" w:date="2019-02-04T09:42:00Z">
              <w:rPr>
                <w:lang w:eastAsia="ar-SA"/>
              </w:rPr>
            </w:rPrChange>
          </w:rPr>
          <w:t xml:space="preserve">ducent </w:t>
        </w:r>
      </w:ins>
      <w:ins w:id="223" w:author="Marek Kanikowski" w:date="2019-02-04T09:34:00Z">
        <w:r w:rsidRPr="0002051F">
          <w:rPr>
            <w:sz w:val="20"/>
            <w:szCs w:val="20"/>
            <w:lang w:eastAsia="ar-SA"/>
            <w:rPrChange w:id="224" w:author="Marek Kanikowski" w:date="2019-02-04T09:42:00Z">
              <w:rPr>
                <w:lang w:eastAsia="ar-SA"/>
              </w:rPr>
            </w:rPrChange>
          </w:rPr>
          <w:t xml:space="preserve">wyraża zgodę na przetwarzanie </w:t>
        </w:r>
      </w:ins>
      <w:ins w:id="225" w:author="Marek Kanikowski" w:date="2019-02-04T09:36:00Z">
        <w:r w:rsidRPr="0002051F">
          <w:rPr>
            <w:sz w:val="20"/>
            <w:szCs w:val="20"/>
            <w:lang w:eastAsia="ar-SA"/>
            <w:rPrChange w:id="226" w:author="Marek Kanikowski" w:date="2019-02-04T09:42:00Z">
              <w:rPr>
                <w:lang w:eastAsia="ar-SA"/>
              </w:rPr>
            </w:rPrChange>
          </w:rPr>
          <w:t>swoich</w:t>
        </w:r>
      </w:ins>
      <w:ins w:id="227" w:author="Marek Kanikowski" w:date="2019-02-04T09:34:00Z">
        <w:r w:rsidRPr="0002051F">
          <w:rPr>
            <w:sz w:val="20"/>
            <w:szCs w:val="20"/>
            <w:lang w:eastAsia="ar-SA"/>
            <w:rPrChange w:id="228" w:author="Marek Kanikowski" w:date="2019-02-04T09:42:00Z">
              <w:rPr>
                <w:lang w:eastAsia="ar-SA"/>
              </w:rPr>
            </w:rPrChange>
          </w:rPr>
          <w:t xml:space="preserve"> danych osobowych przez </w:t>
        </w:r>
      </w:ins>
      <w:ins w:id="229" w:author="Marek Kanikowski" w:date="2019-02-04T09:36:00Z">
        <w:r w:rsidRPr="0002051F">
          <w:rPr>
            <w:sz w:val="20"/>
            <w:szCs w:val="20"/>
            <w:lang w:eastAsia="ar-SA"/>
            <w:rPrChange w:id="230" w:author="Marek Kanikowski" w:date="2019-02-04T09:42:00Z">
              <w:rPr>
                <w:lang w:eastAsia="ar-SA"/>
              </w:rPr>
            </w:rPrChange>
          </w:rPr>
          <w:t>Spółkę</w:t>
        </w:r>
      </w:ins>
      <w:ins w:id="231" w:author="Marek Kanikowski" w:date="2019-02-04T09:34:00Z">
        <w:r w:rsidRPr="0002051F">
          <w:rPr>
            <w:sz w:val="20"/>
            <w:szCs w:val="20"/>
            <w:lang w:eastAsia="ar-SA"/>
            <w:rPrChange w:id="232" w:author="Marek Kanikowski" w:date="2019-02-04T09:42:00Z">
              <w:rPr>
                <w:lang w:eastAsia="ar-SA"/>
              </w:rPr>
            </w:rPrChange>
          </w:rPr>
          <w:t>, dla celów</w:t>
        </w:r>
      </w:ins>
      <w:ins w:id="233" w:author="Marek Kanikowski" w:date="2019-02-04T09:37:00Z">
        <w:r w:rsidRPr="0002051F">
          <w:rPr>
            <w:sz w:val="20"/>
            <w:szCs w:val="20"/>
            <w:lang w:eastAsia="ar-SA"/>
            <w:rPrChange w:id="234" w:author="Marek Kanikowski" w:date="2019-02-04T09:42:00Z">
              <w:rPr>
                <w:lang w:eastAsia="ar-SA"/>
              </w:rPr>
            </w:rPrChange>
          </w:rPr>
          <w:t xml:space="preserve"> niezbędnych do właściwej realizacji </w:t>
        </w:r>
      </w:ins>
      <w:ins w:id="235" w:author="Marek Kanikowski" w:date="2019-02-04T09:38:00Z">
        <w:r w:rsidRPr="0002051F">
          <w:rPr>
            <w:sz w:val="20"/>
            <w:szCs w:val="20"/>
            <w:lang w:eastAsia="ar-SA"/>
            <w:rPrChange w:id="236" w:author="Marek Kanikowski" w:date="2019-02-04T09:42:00Z">
              <w:rPr>
                <w:lang w:eastAsia="ar-SA"/>
              </w:rPr>
            </w:rPrChange>
          </w:rPr>
          <w:t>Umowy,</w:t>
        </w:r>
      </w:ins>
      <w:ins w:id="237" w:author="Marek Kanikowski" w:date="2019-02-04T09:34:00Z">
        <w:r w:rsidRPr="0002051F">
          <w:rPr>
            <w:sz w:val="20"/>
            <w:szCs w:val="20"/>
            <w:lang w:eastAsia="ar-SA"/>
            <w:rPrChange w:id="238" w:author="Marek Kanikowski" w:date="2019-02-04T09:42:00Z">
              <w:rPr>
                <w:lang w:eastAsia="ar-SA"/>
              </w:rPr>
            </w:rPrChange>
          </w:rPr>
          <w:t xml:space="preserve"> których administratorem jest Pani Edyta Młynarczyk. </w:t>
        </w:r>
      </w:ins>
      <w:ins w:id="239" w:author="Marek Kanikowski" w:date="2019-02-04T09:38:00Z">
        <w:r w:rsidRPr="0002051F">
          <w:rPr>
            <w:sz w:val="20"/>
            <w:szCs w:val="20"/>
            <w:lang w:eastAsia="ar-SA"/>
            <w:rPrChange w:id="240" w:author="Marek Kanikowski" w:date="2019-02-04T09:42:00Z">
              <w:rPr>
                <w:lang w:eastAsia="ar-SA"/>
              </w:rPr>
            </w:rPrChange>
          </w:rPr>
          <w:t>Jednocześnie</w:t>
        </w:r>
      </w:ins>
      <w:ins w:id="241" w:author="Marek Kanikowski" w:date="2019-02-04T09:39:00Z">
        <w:r w:rsidRPr="0002051F">
          <w:rPr>
            <w:sz w:val="20"/>
            <w:szCs w:val="20"/>
            <w:lang w:eastAsia="ar-SA"/>
            <w:rPrChange w:id="242" w:author="Marek Kanikowski" w:date="2019-02-04T09:42:00Z">
              <w:rPr>
                <w:lang w:eastAsia="ar-SA"/>
              </w:rPr>
            </w:rPrChange>
          </w:rPr>
          <w:t xml:space="preserve"> </w:t>
        </w:r>
        <w:r w:rsidRPr="0002051F">
          <w:rPr>
            <w:b/>
            <w:sz w:val="20"/>
            <w:szCs w:val="20"/>
            <w:lang w:eastAsia="ar-SA"/>
            <w:rPrChange w:id="243" w:author="Marek Kanikowski" w:date="2019-02-04T09:42:00Z">
              <w:rPr>
                <w:lang w:eastAsia="ar-SA"/>
              </w:rPr>
            </w:rPrChange>
          </w:rPr>
          <w:t>Producent</w:t>
        </w:r>
        <w:r w:rsidRPr="0002051F">
          <w:rPr>
            <w:sz w:val="20"/>
            <w:szCs w:val="20"/>
            <w:lang w:eastAsia="ar-SA"/>
            <w:rPrChange w:id="244" w:author="Marek Kanikowski" w:date="2019-02-04T09:42:00Z">
              <w:rPr>
                <w:lang w:eastAsia="ar-SA"/>
              </w:rPr>
            </w:rPrChange>
          </w:rPr>
          <w:t xml:space="preserve"> oświadcza, iż został</w:t>
        </w:r>
      </w:ins>
      <w:ins w:id="245" w:author="Marek Kanikowski" w:date="2019-02-04T09:34:00Z">
        <w:r w:rsidRPr="0002051F">
          <w:rPr>
            <w:sz w:val="20"/>
            <w:szCs w:val="20"/>
            <w:lang w:eastAsia="ar-SA"/>
            <w:rPrChange w:id="246" w:author="Marek Kanikowski" w:date="2019-02-04T09:42:00Z">
              <w:rPr>
                <w:lang w:eastAsia="ar-SA"/>
              </w:rPr>
            </w:rPrChange>
          </w:rPr>
          <w:t xml:space="preserve"> poinformowany</w:t>
        </w:r>
      </w:ins>
      <w:ins w:id="247" w:author="Marek Kanikowski" w:date="2019-02-04T09:40:00Z">
        <w:r w:rsidRPr="0002051F">
          <w:rPr>
            <w:sz w:val="20"/>
            <w:szCs w:val="20"/>
            <w:lang w:eastAsia="ar-SA"/>
            <w:rPrChange w:id="248" w:author="Marek Kanikowski" w:date="2019-02-04T09:42:00Z">
              <w:rPr>
                <w:lang w:eastAsia="ar-SA"/>
              </w:rPr>
            </w:rPrChange>
          </w:rPr>
          <w:t xml:space="preserve"> przez </w:t>
        </w:r>
        <w:r w:rsidRPr="0002051F">
          <w:rPr>
            <w:b/>
            <w:sz w:val="20"/>
            <w:szCs w:val="20"/>
            <w:lang w:eastAsia="ar-SA"/>
            <w:rPrChange w:id="249" w:author="Marek Kanikowski" w:date="2019-02-04T09:42:00Z">
              <w:rPr>
                <w:lang w:eastAsia="ar-SA"/>
              </w:rPr>
            </w:rPrChange>
          </w:rPr>
          <w:t>Spółkę</w:t>
        </w:r>
      </w:ins>
      <w:ins w:id="250" w:author="Marek Kanikowski" w:date="2019-02-04T09:34:00Z">
        <w:r w:rsidRPr="0002051F">
          <w:rPr>
            <w:sz w:val="20"/>
            <w:szCs w:val="20"/>
            <w:lang w:eastAsia="ar-SA"/>
            <w:rPrChange w:id="251" w:author="Marek Kanikowski" w:date="2019-02-04T09:42:00Z">
              <w:rPr>
                <w:lang w:eastAsia="ar-SA"/>
              </w:rPr>
            </w:rPrChange>
          </w:rPr>
          <w:t xml:space="preserve"> o tym, że ma prawo dostępu do treści </w:t>
        </w:r>
      </w:ins>
      <w:ins w:id="252" w:author="Marek Kanikowski" w:date="2019-02-04T09:40:00Z">
        <w:r w:rsidRPr="0002051F">
          <w:rPr>
            <w:sz w:val="20"/>
            <w:szCs w:val="20"/>
            <w:lang w:eastAsia="ar-SA"/>
            <w:rPrChange w:id="253" w:author="Marek Kanikowski" w:date="2019-02-04T09:42:00Z">
              <w:rPr>
                <w:lang w:eastAsia="ar-SA"/>
              </w:rPr>
            </w:rPrChange>
          </w:rPr>
          <w:t>swoich danych o</w:t>
        </w:r>
      </w:ins>
      <w:ins w:id="254" w:author="Marek Kanikowski" w:date="2019-02-04T09:41:00Z">
        <w:r w:rsidRPr="0002051F">
          <w:rPr>
            <w:sz w:val="20"/>
            <w:szCs w:val="20"/>
            <w:lang w:eastAsia="ar-SA"/>
            <w:rPrChange w:id="255" w:author="Marek Kanikowski" w:date="2019-02-04T09:42:00Z">
              <w:rPr>
                <w:lang w:eastAsia="ar-SA"/>
              </w:rPr>
            </w:rPrChange>
          </w:rPr>
          <w:t>sobowych</w:t>
        </w:r>
      </w:ins>
      <w:ins w:id="256" w:author="Marek Kanikowski" w:date="2019-02-04T09:34:00Z">
        <w:r w:rsidRPr="0002051F">
          <w:rPr>
            <w:sz w:val="20"/>
            <w:szCs w:val="20"/>
            <w:lang w:eastAsia="ar-SA"/>
            <w:rPrChange w:id="257" w:author="Marek Kanikowski" w:date="2019-02-04T09:42:00Z">
              <w:rPr>
                <w:lang w:eastAsia="ar-SA"/>
              </w:rPr>
            </w:rPrChange>
          </w:rPr>
          <w:t>, ich poprawienia, żądania zaprzestania ich przetwarzania, a także że podanie tych danych jest dobrowolne.</w:t>
        </w:r>
      </w:ins>
    </w:p>
    <w:p w:rsidR="0002051F" w:rsidRPr="007C7776" w:rsidDel="0002051F" w:rsidRDefault="0002051F">
      <w:pPr>
        <w:rPr>
          <w:del w:id="258" w:author="Marek Kanikowski" w:date="2019-02-04T09:43:00Z"/>
        </w:rPr>
        <w:pPrChange w:id="259" w:author="Marek Kanikowski" w:date="2019-02-04T09:34:00Z">
          <w:pPr>
            <w:pStyle w:val="Numeracjaparagrafu"/>
            <w:numPr>
              <w:numId w:val="0"/>
            </w:numPr>
            <w:tabs>
              <w:tab w:val="clear" w:pos="720"/>
            </w:tabs>
            <w:ind w:left="357" w:firstLine="0"/>
          </w:pPr>
        </w:pPrChange>
      </w:pPr>
    </w:p>
    <w:p w:rsidR="00561A4A" w:rsidRPr="009B2960" w:rsidDel="0002051F" w:rsidRDefault="009B2960" w:rsidP="009B2960">
      <w:pPr>
        <w:pStyle w:val="Numeracjaparagrafu"/>
        <w:numPr>
          <w:ilvl w:val="0"/>
          <w:numId w:val="0"/>
        </w:numPr>
        <w:ind w:left="360"/>
        <w:jc w:val="left"/>
        <w:rPr>
          <w:del w:id="260" w:author="Marek Kanikowski" w:date="2019-02-04T09:43:00Z"/>
          <w:rFonts w:ascii="Calibri" w:hAnsi="Calibri"/>
          <w:sz w:val="20"/>
          <w:szCs w:val="20"/>
        </w:rPr>
      </w:pPr>
      <w:del w:id="261" w:author="Marek Kanikowski" w:date="2019-02-04T09:43:00Z">
        <w:r w:rsidRPr="009B2960" w:rsidDel="0002051F">
          <w:rPr>
            <w:rFonts w:ascii="Calibri" w:hAnsi="Calibri"/>
            <w:b/>
            <w:sz w:val="20"/>
            <w:szCs w:val="20"/>
          </w:rPr>
          <w:delText xml:space="preserve">Producent </w:delText>
        </w:r>
        <w:r w:rsidRPr="009B2960" w:rsidDel="0002051F">
          <w:rPr>
            <w:rFonts w:ascii="Calibri" w:hAnsi="Calibri"/>
            <w:sz w:val="20"/>
            <w:szCs w:val="20"/>
          </w:rPr>
          <w:delText xml:space="preserve">wyraża zgodę na przetwarzanie przez </w:delText>
        </w:r>
        <w:r w:rsidRPr="009B2960" w:rsidDel="0002051F">
          <w:rPr>
            <w:rFonts w:ascii="Calibri" w:hAnsi="Calibri"/>
            <w:b/>
            <w:sz w:val="20"/>
            <w:szCs w:val="20"/>
          </w:rPr>
          <w:delText xml:space="preserve">Spółkę </w:delText>
        </w:r>
        <w:r w:rsidRPr="009B2960" w:rsidDel="0002051F">
          <w:rPr>
            <w:rFonts w:ascii="Calibri" w:hAnsi="Calibri"/>
            <w:sz w:val="20"/>
            <w:szCs w:val="20"/>
          </w:rPr>
          <w:delText>swoich danych osobowych zawartych w umowie zgodnie z Ustawą z 29 sierpnia 1997 r. „O ochronie danych osobowych” (tj. Dz. U. z 2016r. poz. 922).</w:delText>
        </w:r>
      </w:del>
    </w:p>
    <w:p w:rsidR="009B2960" w:rsidRPr="009B2960" w:rsidDel="0002051F" w:rsidRDefault="0002051F" w:rsidP="009B2960">
      <w:pPr>
        <w:rPr>
          <w:del w:id="262" w:author="Marek Kanikowski" w:date="2019-02-04T09:43:00Z"/>
          <w:sz w:val="20"/>
          <w:szCs w:val="20"/>
        </w:rPr>
      </w:pPr>
      <w:ins w:id="263" w:author="Marek Kanikowski" w:date="2019-02-04T09:34:00Z">
        <w:r>
          <w:rPr>
            <w:sz w:val="20"/>
            <w:szCs w:val="20"/>
          </w:rPr>
          <w:tab/>
        </w:r>
      </w:ins>
      <w:ins w:id="264" w:author="Marek Kanikowski" w:date="2019-02-04T09:43:00Z"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tab/>
          <w:t xml:space="preserve">        </w:t>
        </w:r>
      </w:ins>
    </w:p>
    <w:p w:rsidR="009B2960" w:rsidRPr="009B2960" w:rsidRDefault="009B2960">
      <w:pPr>
        <w:pPrChange w:id="265" w:author="Marek Kanikowski" w:date="2019-02-04T09:43:00Z">
          <w:pPr>
            <w:pStyle w:val="Numeracjaparagrafu"/>
            <w:numPr>
              <w:numId w:val="0"/>
            </w:numPr>
            <w:tabs>
              <w:tab w:val="clear" w:pos="720"/>
            </w:tabs>
            <w:ind w:left="357" w:firstLine="0"/>
          </w:pPr>
        </w:pPrChange>
      </w:pPr>
      <w:r w:rsidRPr="009B2960">
        <w:t xml:space="preserve">§ </w:t>
      </w:r>
      <w:r w:rsidR="008E50A0">
        <w:t>7</w:t>
      </w:r>
      <w:r w:rsidRPr="009B2960">
        <w:t xml:space="preserve">. </w:t>
      </w:r>
    </w:p>
    <w:p w:rsidR="00CE737F" w:rsidRPr="00CE737F" w:rsidRDefault="009B2960" w:rsidP="001650A8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  <w:rPrChange w:id="266" w:author="Marek Kanikowski" w:date="2018-07-18T15:08:00Z">
            <w:rPr/>
          </w:rPrChange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:rsidR="009B2960" w:rsidRPr="009B2960" w:rsidRDefault="009B2960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:rsidR="009B2960" w:rsidRPr="009B2960" w:rsidRDefault="009B2960" w:rsidP="009B2960">
      <w:pPr>
        <w:pStyle w:val="Numeracjaparagrafu"/>
        <w:numPr>
          <w:ilvl w:val="0"/>
          <w:numId w:val="3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 w:rsidR="009171CB"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  <w:tblPrChange w:id="267" w:author="Użytkownik systemu Windows" w:date="2017-03-03T13:09:00Z">
          <w:tblPr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3695"/>
        <w:gridCol w:w="354"/>
        <w:gridCol w:w="4205"/>
        <w:tblGridChange w:id="268">
          <w:tblGrid>
            <w:gridCol w:w="3836"/>
            <w:gridCol w:w="367"/>
            <w:gridCol w:w="4365"/>
          </w:tblGrid>
        </w:tblGridChange>
      </w:tblGrid>
      <w:tr w:rsidR="009B296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69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  <w:tcPrChange w:id="270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  <w:tcPrChange w:id="271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9B296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72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r w:rsidRPr="00D2364C">
              <w:rPr>
                <w:sz w:val="20"/>
                <w:szCs w:val="20"/>
                <w:lang w:val="en-US"/>
              </w:rPr>
              <w:fldChar w:fldCharType="begin"/>
            </w:r>
            <w:r w:rsidRPr="00D2364C">
              <w:rPr>
                <w:sz w:val="20"/>
                <w:szCs w:val="20"/>
                <w:lang w:val="en-US"/>
              </w:rPr>
              <w:instrText xml:space="preserve"> HYPERLINK "mailto:sekretariat@agrotranshandel.pl" </w:instrText>
            </w:r>
            <w:r w:rsidRPr="00D2364C">
              <w:rPr>
                <w:sz w:val="20"/>
                <w:szCs w:val="20"/>
                <w:lang w:val="en-US"/>
              </w:rPr>
              <w:fldChar w:fldCharType="separate"/>
            </w:r>
            <w:r w:rsidRPr="00D2364C">
              <w:rPr>
                <w:rStyle w:val="Hipercze"/>
                <w:sz w:val="20"/>
                <w:szCs w:val="20"/>
                <w:lang w:val="en-US"/>
              </w:rPr>
              <w:t>sekretariat@agrotranshandel.pl</w:t>
            </w:r>
            <w:r w:rsidRPr="00D2364C">
              <w:rPr>
                <w:sz w:val="20"/>
                <w:szCs w:val="20"/>
                <w:lang w:val="en-US"/>
              </w:rPr>
              <w:fldChar w:fldCharType="end"/>
            </w:r>
          </w:p>
        </w:tc>
        <w:tc>
          <w:tcPr>
            <w:tcW w:w="354" w:type="dxa"/>
            <w:shd w:val="clear" w:color="auto" w:fill="auto"/>
            <w:tcPrChange w:id="273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9B2960" w:rsidRPr="00D2364C" w:rsidRDefault="009B296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  <w:tcPrChange w:id="274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9B2960" w:rsidRPr="00D2364C" w:rsidRDefault="00443845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 w:rsidR="00162D96">
              <w:rPr>
                <w:sz w:val="20"/>
                <w:szCs w:val="20"/>
              </w:rPr>
              <w:t>text_</w:t>
            </w:r>
            <w:r>
              <w:rPr>
                <w:sz w:val="20"/>
                <w:szCs w:val="20"/>
              </w:rPr>
              <w:t>farmer</w:t>
            </w:r>
            <w:r w:rsidR="00247C94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F26B40" w:rsidRPr="00717DBE" w:rsidTr="002F2C4A">
        <w:trPr>
          <w:trHeight w:val="271"/>
        </w:trPr>
        <w:tc>
          <w:tcPr>
            <w:tcW w:w="3695" w:type="dxa"/>
            <w:shd w:val="clear" w:color="auto" w:fill="auto"/>
            <w:tcPrChange w:id="275" w:author="Użytkownik systemu Windows" w:date="2017-03-03T13:09:00Z">
              <w:tcPr>
                <w:tcW w:w="3836" w:type="dxa"/>
                <w:shd w:val="clear" w:color="auto" w:fill="auto"/>
              </w:tcPr>
            </w:tcPrChange>
          </w:tcPr>
          <w:p w:rsidR="00F26B40" w:rsidRPr="00D2364C" w:rsidRDefault="00F26B40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  <w:pPrChange w:id="276" w:author="Użytkownik systemu Windows" w:date="2017-03-03T13:10:00Z">
                <w:pPr>
                  <w:tabs>
                    <w:tab w:val="left" w:pos="426"/>
                  </w:tabs>
                  <w:spacing w:line="360" w:lineRule="auto"/>
                  <w:jc w:val="both"/>
                </w:pPr>
              </w:pPrChange>
            </w:pPr>
          </w:p>
        </w:tc>
        <w:tc>
          <w:tcPr>
            <w:tcW w:w="354" w:type="dxa"/>
            <w:shd w:val="clear" w:color="auto" w:fill="auto"/>
            <w:tcPrChange w:id="277" w:author="Użytkownik systemu Windows" w:date="2017-03-03T13:09:00Z">
              <w:tcPr>
                <w:tcW w:w="367" w:type="dxa"/>
                <w:shd w:val="clear" w:color="auto" w:fill="auto"/>
              </w:tcPr>
            </w:tcPrChange>
          </w:tcPr>
          <w:p w:rsidR="00F26B40" w:rsidRPr="00D2364C" w:rsidRDefault="00F26B4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  <w:tcPrChange w:id="278" w:author="Użytkownik systemu Windows" w:date="2017-03-03T13:09:00Z">
              <w:tcPr>
                <w:tcW w:w="4365" w:type="dxa"/>
                <w:shd w:val="clear" w:color="auto" w:fill="auto"/>
              </w:tcPr>
            </w:tcPrChange>
          </w:tcPr>
          <w:p w:rsidR="00F26B40" w:rsidRPr="00D2364C" w:rsidRDefault="00F26B40" w:rsidP="00D2364C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:rsidR="009B2960" w:rsidRPr="00CE737F" w:rsidRDefault="009171CB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ins w:id="279" w:author="Marek Kanikowski" w:date="2018-07-18T15:08:00Z"/>
          <w:b/>
          <w:sz w:val="20"/>
          <w:szCs w:val="20"/>
          <w:rPrChange w:id="280" w:author="Marek Kanikowski" w:date="2018-07-18T15:08:00Z">
            <w:rPr>
              <w:ins w:id="281" w:author="Marek Kanikowski" w:date="2018-07-18T15:08:00Z"/>
              <w:sz w:val="20"/>
              <w:szCs w:val="20"/>
            </w:rPr>
          </w:rPrChange>
        </w:rPr>
      </w:pPr>
      <w:r>
        <w:rPr>
          <w:sz w:val="20"/>
          <w:szCs w:val="20"/>
        </w:rPr>
        <w:t>U</w:t>
      </w:r>
      <w:r w:rsidR="009B2960" w:rsidRPr="009B2960">
        <w:rPr>
          <w:sz w:val="20"/>
          <w:szCs w:val="20"/>
        </w:rPr>
        <w:t>mowę sporządzono w dwóch jednobrzmiących egzemplarzach, po jednym dla każdej ze Stron.</w:t>
      </w:r>
    </w:p>
    <w:p w:rsidR="00CE737F" w:rsidRPr="001650A8" w:rsidRDefault="00CE737F" w:rsidP="009B2960">
      <w:pPr>
        <w:numPr>
          <w:ilvl w:val="0"/>
          <w:numId w:val="3"/>
        </w:numPr>
        <w:tabs>
          <w:tab w:val="left" w:pos="426"/>
        </w:tabs>
        <w:suppressAutoHyphens/>
        <w:spacing w:after="0" w:line="360" w:lineRule="auto"/>
        <w:jc w:val="both"/>
        <w:rPr>
          <w:ins w:id="282" w:author="Użytkownik systemu Windows" w:date="2017-03-03T13:01:00Z"/>
          <w:sz w:val="20"/>
          <w:szCs w:val="20"/>
        </w:rPr>
      </w:pPr>
      <w:ins w:id="283" w:author="Marek Kanikowski" w:date="2018-07-18T15:10:00Z">
        <w:r>
          <w:rPr>
            <w:sz w:val="20"/>
            <w:szCs w:val="20"/>
          </w:rPr>
          <w:t xml:space="preserve">Pani </w:t>
        </w:r>
      </w:ins>
      <w:ins w:id="284" w:author="Marek Kanikowski" w:date="2018-07-18T15:11:00Z">
        <w:del w:id="285" w:author="Użytkownik systemu Windows" w:date="2019-03-07T13:55:00Z">
          <w:r w:rsidDel="00E53720">
            <w:rPr>
              <w:sz w:val="20"/>
              <w:szCs w:val="20"/>
            </w:rPr>
            <w:delText>E</w:delText>
          </w:r>
        </w:del>
      </w:ins>
      <w:ins w:id="286" w:author="AthUser" w:date="2019-02-04T14:48:00Z">
        <w:del w:id="287" w:author="Użytkownik systemu Windows" w:date="2019-03-07T13:55:00Z">
          <w:r w:rsidR="00F228E3" w:rsidDel="00E53720">
            <w:rPr>
              <w:sz w:val="20"/>
              <w:szCs w:val="20"/>
            </w:rPr>
            <w:delText>dyta Pietrzykowska</w:delText>
          </w:r>
        </w:del>
      </w:ins>
      <w:ins w:id="288" w:author="Marek Kanikowski" w:date="2018-07-18T15:11:00Z">
        <w:del w:id="289" w:author="Użytkownik systemu Windows" w:date="2019-03-07T13:55:00Z">
          <w:r w:rsidDel="00E53720">
            <w:rPr>
              <w:sz w:val="20"/>
              <w:szCs w:val="20"/>
            </w:rPr>
            <w:delText>wa Olejnik</w:delText>
          </w:r>
        </w:del>
      </w:ins>
      <w:r w:rsidR="00162D96">
        <w:rPr>
          <w:sz w:val="20"/>
          <w:szCs w:val="20"/>
        </w:rPr>
        <w:t>{text_</w:t>
      </w:r>
      <w:r w:rsidR="0093409C">
        <w:rPr>
          <w:sz w:val="20"/>
          <w:szCs w:val="20"/>
        </w:rPr>
        <w:t>pelnomocnik1</w:t>
      </w:r>
      <w:r w:rsidR="00162D96">
        <w:rPr>
          <w:sz w:val="20"/>
          <w:szCs w:val="20"/>
        </w:rPr>
        <w:t>}</w:t>
      </w:r>
      <w:ins w:id="290" w:author="Marek Kanikowski" w:date="2018-07-18T15:10:00Z">
        <w:r w:rsidRPr="00CE737F">
          <w:rPr>
            <w:sz w:val="20"/>
            <w:szCs w:val="20"/>
            <w:rPrChange w:id="291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 oraz </w:t>
        </w:r>
      </w:ins>
      <w:ins w:id="292" w:author="Marek Kanikowski" w:date="2018-07-18T15:11:00Z">
        <w:r>
          <w:rPr>
            <w:sz w:val="20"/>
            <w:szCs w:val="20"/>
          </w:rPr>
          <w:t xml:space="preserve">Pan </w:t>
        </w:r>
      </w:ins>
      <w:ins w:id="293" w:author="AthUser" w:date="2019-02-04T14:48:00Z">
        <w:del w:id="294" w:author="Użytkownik systemu Windows" w:date="2019-03-07T13:55:00Z">
          <w:r w:rsidR="00F228E3" w:rsidDel="00E53720">
            <w:rPr>
              <w:sz w:val="20"/>
              <w:szCs w:val="20"/>
            </w:rPr>
            <w:delText>Tomasz Pietrzykowski</w:delText>
          </w:r>
        </w:del>
      </w:ins>
      <w:ins w:id="295" w:author="Marek Kanikowski" w:date="2018-07-18T15:11:00Z">
        <w:del w:id="296" w:author="Użytkownik systemu Windows" w:date="2019-03-07T13:55:00Z">
          <w:r w:rsidR="006E2C3A" w:rsidDel="00E53720">
            <w:rPr>
              <w:sz w:val="20"/>
              <w:szCs w:val="20"/>
            </w:rPr>
            <w:delText>Zdzisław Olejnik</w:delText>
          </w:r>
        </w:del>
      </w:ins>
      <w:r w:rsidR="00162D96">
        <w:rPr>
          <w:sz w:val="20"/>
          <w:szCs w:val="20"/>
        </w:rPr>
        <w:t>{text_</w:t>
      </w:r>
      <w:r w:rsidR="0093409C">
        <w:rPr>
          <w:sz w:val="20"/>
          <w:szCs w:val="20"/>
        </w:rPr>
        <w:t>pelnomocnik2</w:t>
      </w:r>
      <w:r w:rsidR="00162D96">
        <w:rPr>
          <w:sz w:val="20"/>
          <w:szCs w:val="20"/>
        </w:rPr>
        <w:t>}</w:t>
      </w:r>
      <w:ins w:id="297" w:author="Marek Kanikowski" w:date="2018-07-18T15:11:00Z">
        <w:r w:rsidR="006E2C3A">
          <w:rPr>
            <w:sz w:val="20"/>
            <w:szCs w:val="20"/>
          </w:rPr>
          <w:t xml:space="preserve"> </w:t>
        </w:r>
      </w:ins>
      <w:ins w:id="298" w:author="Marek Kanikowski" w:date="2018-07-18T15:10:00Z">
        <w:r w:rsidRPr="00CE737F">
          <w:rPr>
            <w:sz w:val="20"/>
            <w:szCs w:val="20"/>
            <w:rPrChange w:id="299" w:author="Marek Kanikowski" w:date="2018-07-18T15:10:00Z">
              <w:rPr>
                <w:b/>
                <w:sz w:val="20"/>
                <w:szCs w:val="20"/>
              </w:rPr>
            </w:rPrChange>
          </w:rPr>
          <w:t>(małżonkowie) udzielają sobie wzajemnie pełnomocnictwa do samodzielnego wykonywania  wszelkich czynności związanych z realizacją Umowy</w:t>
        </w:r>
      </w:ins>
      <w:ins w:id="300" w:author="Marek Kanikowski" w:date="2018-07-18T15:12:00Z">
        <w:r w:rsidR="006E2C3A">
          <w:rPr>
            <w:sz w:val="20"/>
            <w:szCs w:val="20"/>
          </w:rPr>
          <w:t>, w tym przede wszystkim</w:t>
        </w:r>
      </w:ins>
      <w:ins w:id="301" w:author="Marek Kanikowski" w:date="2018-07-18T15:16:00Z">
        <w:r w:rsidR="006E2C3A">
          <w:rPr>
            <w:sz w:val="20"/>
            <w:szCs w:val="20"/>
          </w:rPr>
          <w:t xml:space="preserve"> podpisywania przez nich</w:t>
        </w:r>
      </w:ins>
      <w:ins w:id="302" w:author="Marek Kanikowski" w:date="2018-07-18T15:12:00Z">
        <w:r w:rsidR="006E2C3A">
          <w:rPr>
            <w:sz w:val="20"/>
            <w:szCs w:val="20"/>
          </w:rPr>
          <w:t xml:space="preserve"> dokumentu</w:t>
        </w:r>
      </w:ins>
      <w:ins w:id="303" w:author="Marek Kanikowski" w:date="2018-07-18T15:16:00Z">
        <w:r w:rsidR="006E2C3A">
          <w:rPr>
            <w:sz w:val="20"/>
            <w:szCs w:val="20"/>
          </w:rPr>
          <w:t>, o którym mowa w</w:t>
        </w:r>
      </w:ins>
      <w:ins w:id="304" w:author="Marek Kanikowski" w:date="2018-07-18T15:12:00Z">
        <w:r w:rsidR="006E2C3A">
          <w:rPr>
            <w:sz w:val="20"/>
            <w:szCs w:val="20"/>
          </w:rPr>
          <w:t xml:space="preserve"> </w:t>
        </w:r>
      </w:ins>
      <w:ins w:id="305" w:author="Marek Kanikowski" w:date="2018-07-18T15:13:00Z">
        <w:r w:rsidR="006E2C3A">
          <w:rPr>
            <w:rFonts w:cs="Calibri"/>
            <w:sz w:val="20"/>
            <w:szCs w:val="20"/>
          </w:rPr>
          <w:t>§</w:t>
        </w:r>
        <w:r w:rsidR="006E2C3A">
          <w:rPr>
            <w:sz w:val="20"/>
            <w:szCs w:val="20"/>
          </w:rPr>
          <w:t xml:space="preserve"> 1 ust. 1 Umowy. Co oznacza, że </w:t>
        </w:r>
      </w:ins>
      <w:ins w:id="306" w:author="Marek Kanikowski" w:date="2018-07-18T15:10:00Z">
        <w:r w:rsidRPr="00CE737F">
          <w:rPr>
            <w:sz w:val="20"/>
            <w:szCs w:val="20"/>
            <w:rPrChange w:id="307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czynności dokonane przez </w:t>
        </w:r>
      </w:ins>
      <w:ins w:id="308" w:author="Marek Kanikowski" w:date="2018-07-18T15:13:00Z">
        <w:r w:rsidR="006E2C3A">
          <w:rPr>
            <w:sz w:val="20"/>
            <w:szCs w:val="20"/>
          </w:rPr>
          <w:t xml:space="preserve">każdego z </w:t>
        </w:r>
      </w:ins>
      <w:ins w:id="309" w:author="Marek Kanikowski" w:date="2018-07-18T15:14:00Z">
        <w:r w:rsidR="006E2C3A">
          <w:rPr>
            <w:sz w:val="20"/>
            <w:szCs w:val="20"/>
          </w:rPr>
          <w:t>nich, będą uznane</w:t>
        </w:r>
      </w:ins>
      <w:ins w:id="310" w:author="Marek Kanikowski" w:date="2018-07-18T15:10:00Z">
        <w:r w:rsidRPr="00CE737F">
          <w:rPr>
            <w:sz w:val="20"/>
            <w:szCs w:val="20"/>
            <w:rPrChange w:id="311" w:author="Marek Kanikowski" w:date="2018-07-18T15:10:00Z">
              <w:rPr>
                <w:b/>
                <w:sz w:val="20"/>
                <w:szCs w:val="20"/>
              </w:rPr>
            </w:rPrChange>
          </w:rPr>
          <w:t xml:space="preserve"> jako czynności </w:t>
        </w:r>
      </w:ins>
      <w:ins w:id="312" w:author="Marek Kanikowski" w:date="2018-07-18T15:14:00Z">
        <w:r w:rsidR="006E2C3A">
          <w:rPr>
            <w:sz w:val="20"/>
            <w:szCs w:val="20"/>
          </w:rPr>
          <w:t>p</w:t>
        </w:r>
      </w:ins>
      <w:ins w:id="313" w:author="Marek Kanikowski" w:date="2018-07-18T15:15:00Z">
        <w:r w:rsidR="006E2C3A">
          <w:rPr>
            <w:sz w:val="20"/>
            <w:szCs w:val="20"/>
          </w:rPr>
          <w:t>odjęte przez nich obu.</w:t>
        </w:r>
      </w:ins>
    </w:p>
    <w:p w:rsidR="001F6C1D" w:rsidRDefault="001F6C1D">
      <w:pPr>
        <w:tabs>
          <w:tab w:val="left" w:pos="426"/>
        </w:tabs>
        <w:suppressAutoHyphens/>
        <w:spacing w:after="0" w:line="360" w:lineRule="auto"/>
        <w:ind w:left="720"/>
        <w:jc w:val="both"/>
        <w:rPr>
          <w:ins w:id="314" w:author="Użytkownik systemu Windows" w:date="2017-03-03T13:03:00Z"/>
          <w:b/>
          <w:sz w:val="20"/>
          <w:szCs w:val="20"/>
        </w:rPr>
        <w:pPrChange w:id="315" w:author="Użytkownik systemu Windows" w:date="2017-03-03T13:01:00Z">
          <w:pPr>
            <w:numPr>
              <w:numId w:val="3"/>
            </w:numPr>
            <w:tabs>
              <w:tab w:val="num" w:pos="0"/>
              <w:tab w:val="left" w:pos="426"/>
            </w:tabs>
            <w:suppressAutoHyphens/>
            <w:spacing w:after="0" w:line="360" w:lineRule="auto"/>
            <w:ind w:left="720" w:hanging="363"/>
            <w:jc w:val="both"/>
          </w:pPr>
        </w:pPrChange>
      </w:pPr>
    </w:p>
    <w:p w:rsidR="00C82645" w:rsidRPr="009D17EE" w:rsidDel="008043CE" w:rsidRDefault="009D17EE">
      <w:pPr>
        <w:tabs>
          <w:tab w:val="left" w:pos="426"/>
        </w:tabs>
        <w:suppressAutoHyphens/>
        <w:spacing w:after="0" w:line="360" w:lineRule="auto"/>
        <w:ind w:left="720"/>
        <w:jc w:val="both"/>
        <w:rPr>
          <w:del w:id="316" w:author="AthUser" w:date="2019-02-04T14:36:00Z"/>
          <w:b/>
          <w:sz w:val="28"/>
          <w:szCs w:val="28"/>
          <w:rPrChange w:id="317" w:author="Użytkownik systemu Windows" w:date="2017-03-03T13:03:00Z">
            <w:rPr>
              <w:del w:id="318" w:author="AthUser" w:date="2019-02-04T14:36:00Z"/>
              <w:b/>
              <w:sz w:val="20"/>
              <w:szCs w:val="20"/>
            </w:rPr>
          </w:rPrChange>
        </w:rPr>
        <w:pPrChange w:id="319" w:author="Użytkownik systemu Windows" w:date="2017-03-03T13:01:00Z">
          <w:pPr>
            <w:numPr>
              <w:numId w:val="3"/>
            </w:numPr>
            <w:tabs>
              <w:tab w:val="num" w:pos="0"/>
              <w:tab w:val="left" w:pos="426"/>
            </w:tabs>
            <w:suppressAutoHyphens/>
            <w:spacing w:after="0" w:line="360" w:lineRule="auto"/>
            <w:ind w:left="720" w:hanging="363"/>
            <w:jc w:val="both"/>
          </w:pPr>
        </w:pPrChange>
      </w:pPr>
      <w:ins w:id="320" w:author="Użytkownik systemu Windows" w:date="2017-03-03T13:03:00Z">
        <w:del w:id="321" w:author="AthUser" w:date="2019-02-04T14:36:00Z">
          <w:r w:rsidDel="008043CE">
            <w:rPr>
              <w:b/>
              <w:sz w:val="28"/>
              <w:szCs w:val="28"/>
            </w:rPr>
            <w:delText>Tabela „Dodatki i potrącenia za mięsność</w:delText>
          </w:r>
        </w:del>
      </w:ins>
      <w:ins w:id="322" w:author="Użytkownik systemu Windows" w:date="2017-03-03T13:04:00Z">
        <w:del w:id="323" w:author="AthUser" w:date="2019-02-04T14:36:00Z">
          <w:r w:rsidDel="008043CE">
            <w:rPr>
              <w:b/>
              <w:sz w:val="28"/>
              <w:szCs w:val="28"/>
            </w:rPr>
            <w:delText>”</w:delText>
          </w:r>
        </w:del>
      </w:ins>
    </w:p>
    <w:p w:rsidR="00280B4F" w:rsidRDefault="00280B4F" w:rsidP="009B2960">
      <w:pPr>
        <w:tabs>
          <w:tab w:val="left" w:pos="426"/>
        </w:tabs>
        <w:spacing w:line="360" w:lineRule="auto"/>
        <w:jc w:val="both"/>
        <w:rPr>
          <w:ins w:id="324" w:author="Użytkownik systemu Windows" w:date="2017-05-29T15:35:00Z"/>
          <w:sz w:val="20"/>
          <w:szCs w:val="20"/>
        </w:rPr>
      </w:pPr>
    </w:p>
    <w:p w:rsidR="005527F0" w:rsidRDefault="005527F0" w:rsidP="009B2960">
      <w:pPr>
        <w:tabs>
          <w:tab w:val="left" w:pos="426"/>
        </w:tabs>
        <w:spacing w:line="360" w:lineRule="auto"/>
        <w:jc w:val="both"/>
        <w:rPr>
          <w:ins w:id="325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6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7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8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329" w:author="AthUser" w:date="2019-02-04T14:36:00Z"/>
          <w:sz w:val="20"/>
          <w:szCs w:val="20"/>
        </w:rPr>
      </w:pPr>
    </w:p>
    <w:tbl>
      <w:tblPr>
        <w:tblpPr w:leftFromText="141" w:rightFromText="141" w:vertAnchor="text" w:horzAnchor="margin" w:tblpY="4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PrChange w:id="330" w:author="AthUser" w:date="2019-02-04T14:41:00Z">
          <w:tblPr>
            <w:tblpPr w:leftFromText="141" w:rightFromText="141" w:vertAnchor="text" w:horzAnchor="page" w:tblpX="964" w:tblpY="55"/>
            <w:tblW w:w="0" w:type="auto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</w:tblPrChange>
      </w:tblPr>
      <w:tblGrid>
        <w:gridCol w:w="2035"/>
        <w:gridCol w:w="1509"/>
        <w:tblGridChange w:id="331">
          <w:tblGrid>
            <w:gridCol w:w="2035"/>
            <w:gridCol w:w="1509"/>
          </w:tblGrid>
        </w:tblGridChange>
      </w:tblGrid>
      <w:tr w:rsidR="00EB45F7" w:rsidRPr="00BB0DC7" w:rsidTr="00EB45F7">
        <w:trPr>
          <w:trHeight w:val="440"/>
          <w:ins w:id="332" w:author="AthUser" w:date="2019-02-04T14:40:00Z"/>
          <w:trPrChange w:id="333" w:author="AthUser" w:date="2019-02-04T14:41:00Z">
            <w:trPr>
              <w:trHeight w:hRule="exact" w:val="380"/>
            </w:trPr>
          </w:trPrChange>
        </w:trPr>
        <w:tc>
          <w:tcPr>
            <w:tcW w:w="3544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  <w:tcPrChange w:id="334" w:author="AthUser" w:date="2019-02-04T14:41:00Z">
              <w:tcPr>
                <w:tcW w:w="3544" w:type="dxa"/>
                <w:gridSpan w:val="2"/>
                <w:vMerge w:val="restart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240" w:lineRule="exact"/>
              <w:jc w:val="both"/>
              <w:rPr>
                <w:ins w:id="335" w:author="AthUser" w:date="2019-02-04T14:40:00Z"/>
                <w:b/>
                <w:sz w:val="20"/>
                <w:szCs w:val="20"/>
              </w:rPr>
            </w:pPr>
            <w:ins w:id="336" w:author="AthUser" w:date="2019-02-04T14:40:00Z">
              <w:r w:rsidRPr="00BB0DC7">
                <w:rPr>
                  <w:b/>
                  <w:sz w:val="20"/>
                  <w:szCs w:val="20"/>
                </w:rPr>
                <w:t>Dodatki i potrącenia za mięsność</w:t>
              </w:r>
            </w:ins>
          </w:p>
          <w:p w:rsidR="00EB45F7" w:rsidRPr="00BB0DC7" w:rsidRDefault="00EB45F7" w:rsidP="00EB45F7">
            <w:pPr>
              <w:tabs>
                <w:tab w:val="left" w:pos="426"/>
              </w:tabs>
              <w:spacing w:line="240" w:lineRule="exact"/>
              <w:jc w:val="both"/>
              <w:rPr>
                <w:ins w:id="337" w:author="AthUser" w:date="2019-02-04T14:40:00Z"/>
                <w:b/>
                <w:sz w:val="20"/>
                <w:szCs w:val="20"/>
              </w:rPr>
            </w:pPr>
          </w:p>
        </w:tc>
      </w:tr>
      <w:tr w:rsidR="00EB45F7" w:rsidRPr="00BB0DC7" w:rsidTr="00EB45F7">
        <w:trPr>
          <w:trHeight w:hRule="exact" w:val="118"/>
          <w:ins w:id="338" w:author="AthUser" w:date="2019-02-04T14:40:00Z"/>
          <w:trPrChange w:id="339" w:author="AthUser" w:date="2019-02-04T14:41:00Z">
            <w:trPr>
              <w:trHeight w:hRule="exact" w:val="118"/>
            </w:trPr>
          </w:trPrChange>
        </w:trPr>
        <w:tc>
          <w:tcPr>
            <w:tcW w:w="3544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  <w:tcPrChange w:id="340" w:author="AthUser" w:date="2019-02-04T14:41:00Z">
              <w:tcPr>
                <w:tcW w:w="3544" w:type="dxa"/>
                <w:gridSpan w:val="2"/>
                <w:vMerge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1" w:author="AthUser" w:date="2019-02-04T14:40:00Z"/>
                <w:b/>
                <w:sz w:val="20"/>
                <w:szCs w:val="20"/>
              </w:rPr>
            </w:pPr>
          </w:p>
        </w:tc>
      </w:tr>
      <w:tr w:rsidR="00EB45F7" w:rsidRPr="00BB0DC7" w:rsidTr="00EB45F7">
        <w:trPr>
          <w:trHeight w:hRule="exact" w:val="380"/>
          <w:ins w:id="342" w:author="AthUser" w:date="2019-02-04T14:40:00Z"/>
          <w:trPrChange w:id="34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vAlign w:val="center"/>
            <w:tcPrChange w:id="344" w:author="AthUser" w:date="2019-02-04T14:41:00Z">
              <w:tcPr>
                <w:tcW w:w="2035" w:type="dxa"/>
                <w:shd w:val="clear" w:color="auto" w:fill="auto"/>
                <w:vAlign w:val="center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5" w:author="AthUser" w:date="2019-02-04T14:40:00Z"/>
                <w:sz w:val="20"/>
                <w:szCs w:val="20"/>
              </w:rPr>
            </w:pPr>
            <w:ins w:id="346" w:author="AthUser" w:date="2019-02-04T14:40:00Z">
              <w:r w:rsidRPr="00BB0DC7">
                <w:rPr>
                  <w:sz w:val="20"/>
                  <w:szCs w:val="20"/>
                </w:rPr>
                <w:t>Mięsność %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vAlign w:val="center"/>
            <w:tcPrChange w:id="34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48" w:author="AthUser" w:date="2019-02-04T14:40:00Z"/>
                <w:sz w:val="20"/>
                <w:szCs w:val="20"/>
              </w:rPr>
            </w:pPr>
            <w:ins w:id="349" w:author="AthUser" w:date="2019-02-04T14:40:00Z">
              <w:r w:rsidRPr="00BB0DC7">
                <w:rPr>
                  <w:sz w:val="20"/>
                  <w:szCs w:val="20"/>
                </w:rPr>
                <w:t>Zł / kg WBC</w:t>
              </w:r>
            </w:ins>
          </w:p>
        </w:tc>
      </w:tr>
      <w:tr w:rsidR="00EB45F7" w:rsidRPr="00BB0DC7" w:rsidTr="00EB45F7">
        <w:trPr>
          <w:trHeight w:hRule="exact" w:val="380"/>
          <w:ins w:id="350" w:author="AthUser" w:date="2019-02-04T14:40:00Z"/>
          <w:trPrChange w:id="35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5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53" w:author="AthUser" w:date="2019-02-04T14:40:00Z"/>
                <w:sz w:val="20"/>
                <w:szCs w:val="20"/>
              </w:rPr>
            </w:pPr>
            <w:ins w:id="354" w:author="AthUser" w:date="2019-02-04T14:40:00Z">
              <w:r>
                <w:rPr>
                  <w:sz w:val="20"/>
                  <w:szCs w:val="20"/>
                </w:rPr>
                <w:t>Od 59,0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5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56" w:author="AthUser" w:date="2019-02-04T14:40:00Z"/>
                <w:sz w:val="20"/>
                <w:szCs w:val="20"/>
              </w:rPr>
            </w:pPr>
            <w:ins w:id="357" w:author="AthUser" w:date="2019-02-04T14:40:00Z">
              <w:r w:rsidRPr="00BB0DC7">
                <w:rPr>
                  <w:sz w:val="20"/>
                  <w:szCs w:val="20"/>
                </w:rPr>
                <w:t>+ 0,12</w:t>
              </w:r>
            </w:ins>
          </w:p>
        </w:tc>
      </w:tr>
      <w:tr w:rsidR="00EB45F7" w:rsidRPr="00BB0DC7" w:rsidTr="00EB45F7">
        <w:trPr>
          <w:trHeight w:hRule="exact" w:val="380"/>
          <w:ins w:id="358" w:author="AthUser" w:date="2019-02-04T14:40:00Z"/>
          <w:trPrChange w:id="35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6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1" w:author="AthUser" w:date="2019-02-04T14:40:00Z"/>
                <w:sz w:val="20"/>
                <w:szCs w:val="20"/>
              </w:rPr>
            </w:pPr>
            <w:ins w:id="362" w:author="AthUser" w:date="2019-02-04T14:40:00Z">
              <w:r>
                <w:rPr>
                  <w:sz w:val="20"/>
                  <w:szCs w:val="20"/>
                </w:rPr>
                <w:t>58,0 – 58,9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6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4" w:author="AthUser" w:date="2019-02-04T14:40:00Z"/>
                <w:sz w:val="20"/>
                <w:szCs w:val="20"/>
              </w:rPr>
            </w:pPr>
            <w:ins w:id="365" w:author="AthUser" w:date="2019-02-04T14:40:00Z">
              <w:r w:rsidRPr="00BB0DC7">
                <w:rPr>
                  <w:sz w:val="20"/>
                  <w:szCs w:val="20"/>
                </w:rPr>
                <w:t>+ 0,08</w:t>
              </w:r>
            </w:ins>
          </w:p>
        </w:tc>
      </w:tr>
      <w:tr w:rsidR="00EB45F7" w:rsidRPr="00BB0DC7" w:rsidTr="00EB45F7">
        <w:trPr>
          <w:trHeight w:hRule="exact" w:val="380"/>
          <w:ins w:id="366" w:author="AthUser" w:date="2019-02-04T14:40:00Z"/>
          <w:trPrChange w:id="367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FFFF00"/>
            <w:tcPrChange w:id="368" w:author="AthUser" w:date="2019-02-04T14:41:00Z">
              <w:tcPr>
                <w:tcW w:w="2035" w:type="dxa"/>
                <w:shd w:val="clear" w:color="auto" w:fill="FFFF00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69" w:author="AthUser" w:date="2019-02-04T14:40:00Z"/>
                <w:b/>
                <w:sz w:val="20"/>
                <w:szCs w:val="20"/>
              </w:rPr>
            </w:pPr>
            <w:ins w:id="370" w:author="AthUser" w:date="2019-02-04T14:40:00Z">
              <w:r>
                <w:rPr>
                  <w:b/>
                  <w:sz w:val="20"/>
                  <w:szCs w:val="20"/>
                </w:rPr>
                <w:t>57,0 – 57,9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FFFF00"/>
            <w:tcPrChange w:id="371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FFFF00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72" w:author="AthUser" w:date="2019-02-04T14:40:00Z"/>
                <w:b/>
                <w:sz w:val="20"/>
                <w:szCs w:val="20"/>
              </w:rPr>
            </w:pPr>
            <w:ins w:id="373" w:author="AthUser" w:date="2019-02-04T14:40:00Z">
              <w:r w:rsidRPr="00BB0DC7">
                <w:rPr>
                  <w:b/>
                  <w:sz w:val="20"/>
                  <w:szCs w:val="20"/>
                </w:rPr>
                <w:t>Baza</w:t>
              </w:r>
            </w:ins>
          </w:p>
        </w:tc>
      </w:tr>
      <w:tr w:rsidR="00EB45F7" w:rsidRPr="00BB0DC7" w:rsidTr="00EB45F7">
        <w:trPr>
          <w:trHeight w:hRule="exact" w:val="380"/>
          <w:ins w:id="374" w:author="AthUser" w:date="2019-02-04T14:40:00Z"/>
          <w:trPrChange w:id="375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76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77" w:author="AthUser" w:date="2019-02-04T14:40:00Z"/>
                <w:sz w:val="20"/>
                <w:szCs w:val="20"/>
              </w:rPr>
            </w:pPr>
            <w:ins w:id="378" w:author="AthUser" w:date="2019-02-04T14:40:00Z">
              <w:r>
                <w:rPr>
                  <w:sz w:val="20"/>
                  <w:szCs w:val="20"/>
                </w:rPr>
                <w:t>56,0 – 56,9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79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0" w:author="AthUser" w:date="2019-02-04T14:40:00Z"/>
                <w:sz w:val="20"/>
                <w:szCs w:val="20"/>
              </w:rPr>
            </w:pPr>
            <w:ins w:id="381" w:author="AthUser" w:date="2019-02-04T14:40:00Z">
              <w:r w:rsidRPr="00BB0DC7">
                <w:rPr>
                  <w:sz w:val="20"/>
                  <w:szCs w:val="20"/>
                </w:rPr>
                <w:t>- 0,12</w:t>
              </w:r>
            </w:ins>
          </w:p>
        </w:tc>
      </w:tr>
      <w:tr w:rsidR="00EB45F7" w:rsidRPr="00BB0DC7" w:rsidTr="00EB45F7">
        <w:trPr>
          <w:trHeight w:hRule="exact" w:val="380"/>
          <w:ins w:id="382" w:author="AthUser" w:date="2019-02-04T14:40:00Z"/>
          <w:trPrChange w:id="38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84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5" w:author="AthUser" w:date="2019-02-04T14:40:00Z"/>
                <w:sz w:val="20"/>
                <w:szCs w:val="20"/>
              </w:rPr>
            </w:pPr>
            <w:ins w:id="386" w:author="AthUser" w:date="2019-02-04T14:40:00Z">
              <w:r>
                <w:rPr>
                  <w:sz w:val="20"/>
                  <w:szCs w:val="20"/>
                </w:rPr>
                <w:t>55,0 – 55,9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8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88" w:author="AthUser" w:date="2019-02-04T14:40:00Z"/>
                <w:sz w:val="20"/>
                <w:szCs w:val="20"/>
              </w:rPr>
            </w:pPr>
            <w:ins w:id="389" w:author="AthUser" w:date="2019-02-04T14:40:00Z">
              <w:r w:rsidRPr="00BB0DC7">
                <w:rPr>
                  <w:sz w:val="20"/>
                  <w:szCs w:val="20"/>
                </w:rPr>
                <w:t>- 0,24</w:t>
              </w:r>
            </w:ins>
          </w:p>
        </w:tc>
      </w:tr>
      <w:tr w:rsidR="00EB45F7" w:rsidRPr="00BB0DC7" w:rsidTr="00EB45F7">
        <w:trPr>
          <w:trHeight w:hRule="exact" w:val="380"/>
          <w:ins w:id="390" w:author="AthUser" w:date="2019-02-04T14:40:00Z"/>
          <w:trPrChange w:id="39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39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93" w:author="AthUser" w:date="2019-02-04T14:40:00Z"/>
                <w:sz w:val="20"/>
                <w:szCs w:val="20"/>
              </w:rPr>
            </w:pPr>
            <w:ins w:id="394" w:author="AthUser" w:date="2019-02-04T14:40:00Z">
              <w:r>
                <w:rPr>
                  <w:sz w:val="20"/>
                  <w:szCs w:val="20"/>
                </w:rPr>
                <w:t>54,0 – 54,9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39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396" w:author="AthUser" w:date="2019-02-04T14:40:00Z"/>
                <w:sz w:val="20"/>
                <w:szCs w:val="20"/>
              </w:rPr>
            </w:pPr>
            <w:ins w:id="397" w:author="AthUser" w:date="2019-02-04T14:40:00Z">
              <w:r w:rsidRPr="00BB0DC7">
                <w:rPr>
                  <w:sz w:val="20"/>
                  <w:szCs w:val="20"/>
                </w:rPr>
                <w:t>- 0,36</w:t>
              </w:r>
            </w:ins>
          </w:p>
        </w:tc>
      </w:tr>
      <w:tr w:rsidR="00EB45F7" w:rsidRPr="00BB0DC7" w:rsidTr="00EB45F7">
        <w:trPr>
          <w:trHeight w:hRule="exact" w:val="380"/>
          <w:ins w:id="398" w:author="AthUser" w:date="2019-02-04T14:40:00Z"/>
          <w:trPrChange w:id="39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0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1" w:author="AthUser" w:date="2019-02-04T14:40:00Z"/>
                <w:sz w:val="20"/>
                <w:szCs w:val="20"/>
              </w:rPr>
            </w:pPr>
            <w:ins w:id="402" w:author="AthUser" w:date="2019-02-04T14:40:00Z">
              <w:r>
                <w:rPr>
                  <w:sz w:val="20"/>
                  <w:szCs w:val="20"/>
                </w:rPr>
                <w:t>53,0 – 53,9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0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4" w:author="AthUser" w:date="2019-02-04T14:40:00Z"/>
                <w:sz w:val="20"/>
                <w:szCs w:val="20"/>
              </w:rPr>
            </w:pPr>
            <w:ins w:id="405" w:author="AthUser" w:date="2019-02-04T14:40:00Z">
              <w:r w:rsidRPr="00BB0DC7">
                <w:rPr>
                  <w:sz w:val="20"/>
                  <w:szCs w:val="20"/>
                </w:rPr>
                <w:t>- 0,48</w:t>
              </w:r>
            </w:ins>
          </w:p>
        </w:tc>
      </w:tr>
      <w:tr w:rsidR="00EB45F7" w:rsidRPr="00BB0DC7" w:rsidTr="00EB45F7">
        <w:trPr>
          <w:trHeight w:hRule="exact" w:val="380"/>
          <w:ins w:id="406" w:author="AthUser" w:date="2019-02-04T14:40:00Z"/>
          <w:trPrChange w:id="407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08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09" w:author="AthUser" w:date="2019-02-04T14:40:00Z"/>
                <w:sz w:val="20"/>
                <w:szCs w:val="20"/>
              </w:rPr>
            </w:pPr>
            <w:ins w:id="410" w:author="AthUser" w:date="2019-02-04T14:40:00Z">
              <w:r>
                <w:rPr>
                  <w:sz w:val="20"/>
                  <w:szCs w:val="20"/>
                </w:rPr>
                <w:t>52,0 – 52,9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11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12" w:author="AthUser" w:date="2019-02-04T14:40:00Z"/>
                <w:sz w:val="20"/>
                <w:szCs w:val="20"/>
              </w:rPr>
            </w:pPr>
            <w:ins w:id="413" w:author="AthUser" w:date="2019-02-04T14:40:00Z">
              <w:r w:rsidRPr="00BB0DC7">
                <w:rPr>
                  <w:sz w:val="20"/>
                  <w:szCs w:val="20"/>
                </w:rPr>
                <w:t>- 0,60</w:t>
              </w:r>
            </w:ins>
          </w:p>
        </w:tc>
      </w:tr>
      <w:tr w:rsidR="00EB45F7" w:rsidRPr="00BB0DC7" w:rsidTr="00EB45F7">
        <w:trPr>
          <w:trHeight w:hRule="exact" w:val="380"/>
          <w:ins w:id="414" w:author="AthUser" w:date="2019-02-04T14:40:00Z"/>
          <w:trPrChange w:id="415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16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17" w:author="AthUser" w:date="2019-02-04T14:40:00Z"/>
                <w:sz w:val="20"/>
                <w:szCs w:val="20"/>
              </w:rPr>
            </w:pPr>
            <w:ins w:id="418" w:author="AthUser" w:date="2019-02-04T14:40:00Z">
              <w:r>
                <w:rPr>
                  <w:sz w:val="20"/>
                  <w:szCs w:val="20"/>
                </w:rPr>
                <w:t>50,0 – 51,9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19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0" w:author="AthUser" w:date="2019-02-04T14:40:00Z"/>
                <w:sz w:val="20"/>
                <w:szCs w:val="20"/>
              </w:rPr>
            </w:pPr>
            <w:ins w:id="421" w:author="AthUser" w:date="2019-02-04T14:40:00Z">
              <w:r w:rsidRPr="00BB0DC7">
                <w:rPr>
                  <w:sz w:val="20"/>
                  <w:szCs w:val="20"/>
                </w:rPr>
                <w:t>- 0,72</w:t>
              </w:r>
            </w:ins>
          </w:p>
        </w:tc>
      </w:tr>
      <w:tr w:rsidR="00EB45F7" w:rsidRPr="00BB0DC7" w:rsidTr="00EB45F7">
        <w:trPr>
          <w:trHeight w:hRule="exact" w:val="380"/>
          <w:ins w:id="422" w:author="AthUser" w:date="2019-02-04T14:40:00Z"/>
          <w:trPrChange w:id="423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24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5" w:author="AthUser" w:date="2019-02-04T14:40:00Z"/>
                <w:sz w:val="20"/>
                <w:szCs w:val="20"/>
              </w:rPr>
            </w:pPr>
            <w:ins w:id="426" w:author="AthUser" w:date="2019-02-04T14:40:00Z">
              <w:r>
                <w:rPr>
                  <w:sz w:val="20"/>
                  <w:szCs w:val="20"/>
                </w:rPr>
                <w:t>45,0 – 49,9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27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28" w:author="AthUser" w:date="2019-02-04T14:40:00Z"/>
                <w:sz w:val="20"/>
                <w:szCs w:val="20"/>
              </w:rPr>
            </w:pPr>
            <w:ins w:id="429" w:author="AthUser" w:date="2019-02-04T14:40:00Z">
              <w:r w:rsidRPr="00BB0DC7">
                <w:rPr>
                  <w:sz w:val="20"/>
                  <w:szCs w:val="20"/>
                </w:rPr>
                <w:t>- 0,84</w:t>
              </w:r>
            </w:ins>
          </w:p>
        </w:tc>
      </w:tr>
      <w:tr w:rsidR="00EB45F7" w:rsidRPr="00BB0DC7" w:rsidTr="00EB45F7">
        <w:trPr>
          <w:trHeight w:hRule="exact" w:val="380"/>
          <w:ins w:id="430" w:author="AthUser" w:date="2019-02-04T14:40:00Z"/>
          <w:trPrChange w:id="431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32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33" w:author="AthUser" w:date="2019-02-04T14:40:00Z"/>
                <w:sz w:val="20"/>
                <w:szCs w:val="20"/>
              </w:rPr>
            </w:pPr>
            <w:ins w:id="434" w:author="AthUser" w:date="2019-02-04T14:40:00Z">
              <w:r>
                <w:rPr>
                  <w:sz w:val="20"/>
                  <w:szCs w:val="20"/>
                </w:rPr>
                <w:t>40,0 – 44,9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35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36" w:author="AthUser" w:date="2019-02-04T14:40:00Z"/>
                <w:sz w:val="20"/>
                <w:szCs w:val="20"/>
              </w:rPr>
            </w:pPr>
            <w:ins w:id="437" w:author="AthUser" w:date="2019-02-04T14:40:00Z">
              <w:r w:rsidRPr="00BB0DC7">
                <w:rPr>
                  <w:sz w:val="20"/>
                  <w:szCs w:val="20"/>
                </w:rPr>
                <w:t>- 0,96</w:t>
              </w:r>
            </w:ins>
          </w:p>
        </w:tc>
      </w:tr>
      <w:tr w:rsidR="00EB45F7" w:rsidRPr="00BB0DC7" w:rsidTr="00EB45F7">
        <w:trPr>
          <w:trHeight w:hRule="exact" w:val="380"/>
          <w:ins w:id="438" w:author="AthUser" w:date="2019-02-04T14:40:00Z"/>
          <w:trPrChange w:id="439" w:author="AthUser" w:date="2019-02-04T14:41:00Z">
            <w:trPr>
              <w:trHeight w:hRule="exact" w:val="380"/>
            </w:trPr>
          </w:trPrChange>
        </w:trPr>
        <w:tc>
          <w:tcPr>
            <w:tcW w:w="2035" w:type="dxa"/>
            <w:shd w:val="clear" w:color="auto" w:fill="auto"/>
            <w:tcPrChange w:id="440" w:author="AthUser" w:date="2019-02-04T14:41:00Z">
              <w:tcPr>
                <w:tcW w:w="2035" w:type="dxa"/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41" w:author="AthUser" w:date="2019-02-04T14:40:00Z"/>
                <w:sz w:val="20"/>
                <w:szCs w:val="20"/>
              </w:rPr>
            </w:pPr>
            <w:ins w:id="442" w:author="AthUser" w:date="2019-02-04T14:40:00Z">
              <w:r>
                <w:rPr>
                  <w:sz w:val="20"/>
                  <w:szCs w:val="20"/>
                </w:rPr>
                <w:t>Do 39,9</w:t>
              </w:r>
            </w:ins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tcPrChange w:id="443" w:author="AthUser" w:date="2019-02-04T14:41:00Z">
              <w:tcPr>
                <w:tcW w:w="1509" w:type="dxa"/>
                <w:tcBorders>
                  <w:right w:val="single" w:sz="4" w:space="0" w:color="auto"/>
                </w:tcBorders>
                <w:shd w:val="clear" w:color="auto" w:fill="auto"/>
              </w:tcPr>
            </w:tcPrChange>
          </w:tcPr>
          <w:p w:rsidR="00EB45F7" w:rsidRPr="00BB0DC7" w:rsidRDefault="00EB45F7" w:rsidP="00EB45F7">
            <w:pPr>
              <w:tabs>
                <w:tab w:val="left" w:pos="426"/>
              </w:tabs>
              <w:spacing w:line="360" w:lineRule="auto"/>
              <w:jc w:val="both"/>
              <w:rPr>
                <w:ins w:id="444" w:author="AthUser" w:date="2019-02-04T14:40:00Z"/>
                <w:sz w:val="20"/>
                <w:szCs w:val="20"/>
              </w:rPr>
            </w:pPr>
            <w:ins w:id="445" w:author="AthUser" w:date="2019-02-04T14:40:00Z">
              <w:r w:rsidRPr="00BB0DC7">
                <w:rPr>
                  <w:sz w:val="20"/>
                  <w:szCs w:val="20"/>
                </w:rPr>
                <w:t>- 1,08</w:t>
              </w:r>
            </w:ins>
          </w:p>
        </w:tc>
      </w:tr>
    </w:tbl>
    <w:p w:rsidR="006804CB" w:rsidRPr="006804CB" w:rsidRDefault="006804CB" w:rsidP="006804CB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EB45F7" w:rsidRPr="00BB0DC7" w:rsidTr="00EB45F7">
        <w:trPr>
          <w:trHeight w:val="202"/>
          <w:ins w:id="446" w:author="AthUser" w:date="2019-02-04T14:40:00Z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47" w:author="AthUser" w:date="2019-02-04T14:40:00Z"/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ins w:id="448" w:author="AthUser" w:date="2019-02-04T14:40:00Z">
              <w:r w:rsidRPr="00BB0DC7">
                <w:rPr>
                  <w:rFonts w:eastAsia="Times New Roman" w:cs="Calibri"/>
                  <w:b/>
                  <w:bCs/>
                  <w:color w:val="000000"/>
                  <w:sz w:val="20"/>
                  <w:szCs w:val="20"/>
                  <w:lang w:eastAsia="pl-PL"/>
                </w:rPr>
                <w:t>Potrącenia za limity wagowe</w:t>
              </w:r>
            </w:ins>
          </w:p>
        </w:tc>
      </w:tr>
      <w:tr w:rsidR="00EB45F7" w:rsidRPr="00BB0DC7" w:rsidTr="00EB45F7">
        <w:trPr>
          <w:trHeight w:val="202"/>
          <w:ins w:id="449" w:author="AthUser" w:date="2019-02-04T14:40:00Z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0" w:author="AthUser" w:date="2019-02-04T14:40:00Z"/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EB45F7" w:rsidRPr="00BB0DC7" w:rsidTr="00EB45F7">
        <w:trPr>
          <w:trHeight w:val="178"/>
          <w:ins w:id="45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3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Kg WBC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5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Zł/kg WBC</w:t>
              </w:r>
            </w:ins>
          </w:p>
        </w:tc>
      </w:tr>
      <w:tr w:rsidR="00EB45F7" w:rsidRPr="00BB0DC7" w:rsidTr="00EB45F7">
        <w:trPr>
          <w:trHeight w:val="178"/>
          <w:ins w:id="45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5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do 64,9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5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-2,00</w:t>
              </w:r>
            </w:ins>
          </w:p>
        </w:tc>
      </w:tr>
      <w:tr w:rsidR="00EB45F7" w:rsidRPr="00BB0DC7" w:rsidTr="00EB45F7">
        <w:trPr>
          <w:trHeight w:val="178"/>
          <w:ins w:id="46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65,0-67,9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-1,08</w:t>
              </w:r>
            </w:ins>
          </w:p>
        </w:tc>
      </w:tr>
      <w:tr w:rsidR="00EB45F7" w:rsidRPr="00BB0DC7" w:rsidTr="00EB45F7">
        <w:trPr>
          <w:trHeight w:val="178"/>
          <w:ins w:id="46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6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68,0-68,9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6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-0,96</w:t>
              </w:r>
            </w:ins>
          </w:p>
        </w:tc>
      </w:tr>
      <w:tr w:rsidR="00EB45F7" w:rsidRPr="00BB0DC7" w:rsidTr="00EB45F7">
        <w:trPr>
          <w:trHeight w:val="178"/>
          <w:ins w:id="47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69,0-69,9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-0,84</w:t>
              </w:r>
            </w:ins>
          </w:p>
        </w:tc>
      </w:tr>
      <w:tr w:rsidR="00EB45F7" w:rsidRPr="00BB0DC7" w:rsidTr="00EB45F7">
        <w:trPr>
          <w:trHeight w:val="178"/>
          <w:ins w:id="47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7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70,0-70,9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7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-0,72</w:t>
              </w:r>
            </w:ins>
          </w:p>
        </w:tc>
      </w:tr>
      <w:tr w:rsidR="00EB45F7" w:rsidRPr="00BB0DC7" w:rsidTr="00EB45F7">
        <w:trPr>
          <w:trHeight w:val="178"/>
          <w:ins w:id="48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71,0-71,9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-0,60</w:t>
              </w:r>
            </w:ins>
          </w:p>
        </w:tc>
      </w:tr>
      <w:tr w:rsidR="00EB45F7" w:rsidRPr="00BB0DC7" w:rsidTr="00EB45F7">
        <w:trPr>
          <w:trHeight w:val="178"/>
          <w:ins w:id="48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8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72,0-72,9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8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-0,48</w:t>
              </w:r>
            </w:ins>
          </w:p>
        </w:tc>
      </w:tr>
      <w:tr w:rsidR="00EB45F7" w:rsidRPr="00BB0DC7" w:rsidTr="00EB45F7">
        <w:trPr>
          <w:trHeight w:val="178"/>
          <w:ins w:id="49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73,0-73,9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-0,40</w:t>
              </w:r>
            </w:ins>
          </w:p>
        </w:tc>
      </w:tr>
      <w:tr w:rsidR="00EB45F7" w:rsidRPr="00BB0DC7" w:rsidTr="00EB45F7">
        <w:trPr>
          <w:trHeight w:val="178"/>
          <w:ins w:id="49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49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74,0-74,9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49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-0,32</w:t>
              </w:r>
            </w:ins>
          </w:p>
        </w:tc>
      </w:tr>
      <w:tr w:rsidR="00EB45F7" w:rsidRPr="00BB0DC7" w:rsidTr="00EB45F7">
        <w:trPr>
          <w:trHeight w:val="178"/>
          <w:ins w:id="50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75,0-75,9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-0,24</w:t>
              </w:r>
            </w:ins>
          </w:p>
        </w:tc>
      </w:tr>
      <w:tr w:rsidR="00EB45F7" w:rsidRPr="00BB0DC7" w:rsidTr="00EB45F7">
        <w:trPr>
          <w:trHeight w:val="178"/>
          <w:ins w:id="50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0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76,0-76,9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0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-0,16</w:t>
              </w:r>
            </w:ins>
          </w:p>
        </w:tc>
      </w:tr>
      <w:tr w:rsidR="00EB45F7" w:rsidRPr="00BB0DC7" w:rsidTr="00EB45F7">
        <w:trPr>
          <w:trHeight w:val="178"/>
          <w:ins w:id="51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1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77,0-77,9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1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-0,08</w:t>
              </w:r>
            </w:ins>
          </w:p>
        </w:tc>
      </w:tr>
      <w:tr w:rsidR="00EB45F7" w:rsidRPr="00BB0DC7" w:rsidTr="00EB45F7">
        <w:trPr>
          <w:trHeight w:val="186"/>
          <w:ins w:id="51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1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1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78,0-110</w:t>
              </w:r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,0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1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0" w:author="AthUser" w:date="2019-02-04T14:40:00Z">
              <w:r w:rsidRPr="00BB0DC7"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baza</w:t>
              </w:r>
            </w:ins>
          </w:p>
        </w:tc>
      </w:tr>
      <w:tr w:rsidR="00EB45F7" w:rsidRPr="00BB0DC7" w:rsidTr="00EB45F7">
        <w:trPr>
          <w:trHeight w:val="178"/>
          <w:ins w:id="52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110,1-111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-0,12</w:t>
              </w:r>
            </w:ins>
          </w:p>
        </w:tc>
      </w:tr>
      <w:tr w:rsidR="00EB45F7" w:rsidRPr="00BB0DC7" w:rsidTr="00EB45F7">
        <w:trPr>
          <w:trHeight w:val="178"/>
          <w:ins w:id="52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2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111,1-112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2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-0,24</w:t>
              </w:r>
            </w:ins>
          </w:p>
        </w:tc>
      </w:tr>
      <w:tr w:rsidR="00EB45F7" w:rsidRPr="00BB0DC7" w:rsidTr="00EB45F7">
        <w:trPr>
          <w:trHeight w:val="178"/>
          <w:ins w:id="53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112,1-113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-0,36</w:t>
              </w:r>
            </w:ins>
          </w:p>
        </w:tc>
      </w:tr>
      <w:tr w:rsidR="00EB45F7" w:rsidRPr="00BB0DC7" w:rsidTr="00EB45F7">
        <w:trPr>
          <w:trHeight w:val="178"/>
          <w:ins w:id="53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3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113,1-114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3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-0,48</w:t>
              </w:r>
            </w:ins>
          </w:p>
        </w:tc>
      </w:tr>
      <w:tr w:rsidR="00EB45F7" w:rsidRPr="00BB0DC7" w:rsidTr="00EB45F7">
        <w:trPr>
          <w:trHeight w:val="178"/>
          <w:ins w:id="54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4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114,1-115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Pr="00BB0DC7" w:rsidRDefault="00EB45F7" w:rsidP="006804CB">
            <w:pPr>
              <w:spacing w:after="0" w:line="240" w:lineRule="auto"/>
              <w:jc w:val="both"/>
              <w:rPr>
                <w:ins w:id="54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-0,60</w:t>
              </w:r>
            </w:ins>
          </w:p>
        </w:tc>
      </w:tr>
      <w:tr w:rsidR="00EB45F7" w:rsidRPr="00BB0DC7" w:rsidTr="00EB45F7">
        <w:trPr>
          <w:trHeight w:val="178"/>
          <w:ins w:id="54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4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4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115,1-116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4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-0,76</w:t>
              </w:r>
            </w:ins>
          </w:p>
        </w:tc>
      </w:tr>
      <w:tr w:rsidR="00EB45F7" w:rsidRPr="00BB0DC7" w:rsidTr="00EB45F7">
        <w:trPr>
          <w:trHeight w:val="178"/>
          <w:ins w:id="55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116,1-117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-0,92</w:t>
              </w:r>
            </w:ins>
          </w:p>
        </w:tc>
      </w:tr>
      <w:tr w:rsidR="00EB45F7" w:rsidRPr="00BB0DC7" w:rsidTr="00EB45F7">
        <w:trPr>
          <w:trHeight w:val="178"/>
          <w:ins w:id="55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5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117,1-118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5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-1,08</w:t>
              </w:r>
            </w:ins>
          </w:p>
        </w:tc>
      </w:tr>
      <w:tr w:rsidR="00EB45F7" w:rsidRPr="00BB0DC7" w:rsidTr="00EB45F7">
        <w:trPr>
          <w:trHeight w:val="178"/>
          <w:ins w:id="56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118,1-119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-1,24</w:t>
              </w:r>
            </w:ins>
          </w:p>
        </w:tc>
      </w:tr>
      <w:tr w:rsidR="00EB45F7" w:rsidRPr="00BB0DC7" w:rsidTr="00EB45F7">
        <w:trPr>
          <w:trHeight w:val="178"/>
          <w:ins w:id="56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6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119,1-120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6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-1,40</w:t>
              </w:r>
            </w:ins>
          </w:p>
        </w:tc>
      </w:tr>
      <w:tr w:rsidR="00EB45F7" w:rsidRPr="00BB0DC7" w:rsidTr="00EB45F7">
        <w:trPr>
          <w:trHeight w:val="178"/>
          <w:ins w:id="57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120,1-121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-1,56</w:t>
              </w:r>
            </w:ins>
          </w:p>
        </w:tc>
      </w:tr>
      <w:tr w:rsidR="00EB45F7" w:rsidRPr="00BB0DC7" w:rsidTr="00EB45F7">
        <w:trPr>
          <w:trHeight w:val="178"/>
          <w:ins w:id="57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7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121,1-122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7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-1,72</w:t>
              </w:r>
            </w:ins>
          </w:p>
        </w:tc>
      </w:tr>
      <w:tr w:rsidR="00EB45F7" w:rsidRPr="00BB0DC7" w:rsidTr="00EB45F7">
        <w:trPr>
          <w:trHeight w:val="178"/>
          <w:ins w:id="581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2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3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122,1-123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4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5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-1,88</w:t>
              </w:r>
            </w:ins>
          </w:p>
        </w:tc>
      </w:tr>
      <w:tr w:rsidR="00EB45F7" w:rsidRPr="00BB0DC7" w:rsidTr="00EB45F7">
        <w:trPr>
          <w:trHeight w:val="178"/>
          <w:ins w:id="586" w:author="AthUser" w:date="2019-02-04T14:40:00Z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7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88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OD 123,1</w:t>
              </w:r>
            </w:ins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B45F7" w:rsidRDefault="00EB45F7" w:rsidP="006804CB">
            <w:pPr>
              <w:spacing w:after="0" w:line="240" w:lineRule="auto"/>
              <w:jc w:val="both"/>
              <w:rPr>
                <w:ins w:id="589" w:author="AthUser" w:date="2019-02-04T14:40:00Z"/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ins w:id="590" w:author="AthUser" w:date="2019-02-04T14:40:00Z">
              <w:r>
                <w:rPr>
                  <w:rFonts w:eastAsia="Times New Roman" w:cs="Calibri"/>
                  <w:color w:val="000000"/>
                  <w:sz w:val="20"/>
                  <w:szCs w:val="20"/>
                  <w:lang w:eastAsia="pl-PL"/>
                </w:rPr>
                <w:t>-2,04</w:t>
              </w:r>
            </w:ins>
          </w:p>
        </w:tc>
      </w:tr>
    </w:tbl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1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2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3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4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5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6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7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8" w:author="AthUser" w:date="2019-02-04T14:36:00Z"/>
          <w:sz w:val="20"/>
          <w:szCs w:val="20"/>
        </w:rPr>
      </w:pPr>
    </w:p>
    <w:p w:rsidR="008043CE" w:rsidRDefault="008043CE" w:rsidP="009B2960">
      <w:pPr>
        <w:tabs>
          <w:tab w:val="left" w:pos="426"/>
        </w:tabs>
        <w:spacing w:line="360" w:lineRule="auto"/>
        <w:jc w:val="both"/>
        <w:rPr>
          <w:ins w:id="599" w:author="Użytkownik systemu Windows" w:date="2017-03-03T13:04:00Z"/>
          <w:sz w:val="20"/>
          <w:szCs w:val="20"/>
        </w:rPr>
      </w:pPr>
    </w:p>
    <w:p w:rsidR="00DF1BE6" w:rsidRDefault="00CF503C">
      <w:pPr>
        <w:tabs>
          <w:tab w:val="left" w:pos="426"/>
        </w:tabs>
        <w:suppressAutoHyphens/>
        <w:spacing w:after="0" w:line="360" w:lineRule="auto"/>
        <w:rPr>
          <w:ins w:id="600" w:author="Użytkownik systemu Windows" w:date="2018-01-24T13:56:00Z"/>
          <w:b/>
          <w:sz w:val="28"/>
          <w:szCs w:val="28"/>
        </w:rPr>
        <w:pPrChange w:id="601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  <w:ins w:id="602" w:author="Użytkownik systemu Windows" w:date="2017-03-03T13:08:00Z">
        <w:r>
          <w:rPr>
            <w:b/>
            <w:sz w:val="28"/>
            <w:szCs w:val="28"/>
          </w:rPr>
          <w:tab/>
        </w:r>
      </w:ins>
    </w:p>
    <w:p w:rsidR="00DF1BE6" w:rsidDel="008043CE" w:rsidRDefault="00DF1BE6">
      <w:pPr>
        <w:tabs>
          <w:tab w:val="left" w:pos="426"/>
        </w:tabs>
        <w:suppressAutoHyphens/>
        <w:spacing w:after="0" w:line="360" w:lineRule="auto"/>
        <w:rPr>
          <w:ins w:id="603" w:author="Użytkownik systemu Windows" w:date="2018-01-24T13:56:00Z"/>
          <w:del w:id="604" w:author="AthUser" w:date="2019-02-04T14:36:00Z"/>
          <w:b/>
          <w:sz w:val="28"/>
          <w:szCs w:val="28"/>
        </w:rPr>
        <w:pPrChange w:id="605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  <w:ins w:id="606" w:author="Użytkownik systemu Windows" w:date="2018-01-24T13:56:00Z">
        <w:del w:id="607" w:author="AthUser" w:date="2019-02-04T14:36:00Z">
          <w:r w:rsidDel="008043CE">
            <w:rPr>
              <w:b/>
              <w:sz w:val="28"/>
              <w:szCs w:val="28"/>
            </w:rPr>
            <w:delText>Tabela „Potrącenia za limity wagowe”</w:delText>
          </w:r>
        </w:del>
      </w:ins>
    </w:p>
    <w:tbl>
      <w:tblPr>
        <w:tblpPr w:leftFromText="141" w:rightFromText="141" w:vertAnchor="text" w:horzAnchor="margin" w:tblpXSpec="center" w:tblpY="79"/>
        <w:tblW w:w="40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9"/>
        <w:gridCol w:w="2146"/>
      </w:tblGrid>
      <w:tr w:rsidR="00A42121" w:rsidRPr="00BB0DC7" w:rsidDel="008043CE" w:rsidTr="00A42121">
        <w:trPr>
          <w:trHeight w:val="229"/>
          <w:ins w:id="608" w:author="Użytkownik systemu Windows" w:date="2018-01-24T13:58:00Z"/>
          <w:del w:id="609" w:author="AthUser" w:date="2019-02-04T14:36:00Z"/>
        </w:trPr>
        <w:tc>
          <w:tcPr>
            <w:tcW w:w="40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10" w:author="Użytkownik systemu Windows" w:date="2018-01-24T13:58:00Z"/>
                <w:del w:id="611" w:author="AthUser" w:date="2019-02-04T14:36:00Z"/>
                <w:rFonts w:eastAsia="Times New Roman" w:cs="Calibri"/>
                <w:b/>
                <w:bCs/>
                <w:color w:val="000000"/>
                <w:lang w:eastAsia="pl-PL"/>
              </w:rPr>
            </w:pPr>
            <w:ins w:id="612" w:author="Użytkownik systemu Windows" w:date="2018-01-24T13:58:00Z">
              <w:del w:id="613" w:author="AthUser" w:date="2019-02-04T14:36:00Z">
                <w:r w:rsidRPr="00DA6F68" w:rsidDel="008043CE">
                  <w:rPr>
                    <w:rFonts w:eastAsia="Times New Roman" w:cs="Calibri"/>
                    <w:b/>
                    <w:bCs/>
                    <w:color w:val="000000"/>
                    <w:lang w:eastAsia="pl-PL"/>
                  </w:rPr>
                  <w:delText>Potrącenia za limity wagowe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14" w:author="Użytkownik systemu Windows" w:date="2018-01-24T13:58:00Z"/>
          <w:del w:id="61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16" w:author="Użytkownik systemu Windows" w:date="2018-01-24T13:58:00Z"/>
                <w:del w:id="61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18" w:author="Użytkownik systemu Windows" w:date="2018-01-24T13:58:00Z">
              <w:del w:id="61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Kg WBC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20" w:author="Użytkownik systemu Windows" w:date="2018-01-24T13:58:00Z"/>
                <w:del w:id="62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22" w:author="Użytkownik systemu Windows" w:date="2018-01-24T13:58:00Z">
              <w:del w:id="62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Zł/kg WBC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24" w:author="Użytkownik systemu Windows" w:date="2018-01-24T13:58:00Z"/>
          <w:del w:id="62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26" w:author="Użytkownik systemu Windows" w:date="2018-01-24T13:58:00Z"/>
                <w:del w:id="62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28" w:author="Użytkownik systemu Windows" w:date="2018-01-24T13:58:00Z">
              <w:del w:id="62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do 68,0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30" w:author="Użytkownik systemu Windows" w:date="2018-01-24T13:58:00Z"/>
                <w:del w:id="63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32" w:author="Użytkownik systemu Windows" w:date="2018-01-24T13:58:00Z">
              <w:del w:id="63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-1,08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34" w:author="Użytkownik systemu Windows" w:date="2018-01-24T13:58:00Z"/>
          <w:del w:id="63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36" w:author="Użytkownik systemu Windows" w:date="2018-01-24T13:58:00Z"/>
                <w:del w:id="63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38" w:author="Użytkownik systemu Windows" w:date="2018-01-24T13:58:00Z">
              <w:del w:id="63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68,1-69,0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40" w:author="Użytkownik systemu Windows" w:date="2018-01-24T13:58:00Z"/>
                <w:del w:id="64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42" w:author="Użytkownik systemu Windows" w:date="2018-01-24T13:58:00Z">
              <w:del w:id="64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-0,96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44" w:author="Użytkownik systemu Windows" w:date="2018-01-24T13:58:00Z"/>
          <w:del w:id="64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46" w:author="Użytkownik systemu Windows" w:date="2018-01-24T13:58:00Z"/>
                <w:del w:id="64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48" w:author="Użytkownik systemu Windows" w:date="2018-01-24T13:58:00Z">
              <w:del w:id="64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69,1-70,0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50" w:author="Użytkownik systemu Windows" w:date="2018-01-24T13:58:00Z"/>
                <w:del w:id="65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52" w:author="Użytkownik systemu Windows" w:date="2018-01-24T13:58:00Z">
              <w:del w:id="65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-0,84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54" w:author="Użytkownik systemu Windows" w:date="2018-01-24T13:58:00Z"/>
          <w:del w:id="65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56" w:author="Użytkownik systemu Windows" w:date="2018-01-24T13:58:00Z"/>
                <w:del w:id="65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58" w:author="Użytkownik systemu Windows" w:date="2018-01-24T13:58:00Z">
              <w:del w:id="65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70,1-71,0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60" w:author="Użytkownik systemu Windows" w:date="2018-01-24T13:58:00Z"/>
                <w:del w:id="66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62" w:author="Użytkownik systemu Windows" w:date="2018-01-24T13:58:00Z">
              <w:del w:id="66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-0,72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64" w:author="Użytkownik systemu Windows" w:date="2018-01-24T13:58:00Z"/>
          <w:del w:id="66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66" w:author="Użytkownik systemu Windows" w:date="2018-01-24T13:58:00Z"/>
                <w:del w:id="66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68" w:author="Użytkownik systemu Windows" w:date="2018-01-24T13:58:00Z">
              <w:del w:id="66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71,1-72,0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70" w:author="Użytkownik systemu Windows" w:date="2018-01-24T13:58:00Z"/>
                <w:del w:id="67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72" w:author="Użytkownik systemu Windows" w:date="2018-01-24T13:58:00Z">
              <w:del w:id="67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74" w:author="Użytkownik systemu Windows" w:date="2018-01-24T13:58:00Z"/>
          <w:del w:id="67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76" w:author="Użytkownik systemu Windows" w:date="2018-01-24T13:58:00Z"/>
                <w:del w:id="67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78" w:author="Użytkownik systemu Windows" w:date="2018-01-24T13:58:00Z">
              <w:del w:id="67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72,1-73,0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80" w:author="Użytkownik systemu Windows" w:date="2018-01-24T13:58:00Z"/>
                <w:del w:id="68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82" w:author="Użytkownik systemu Windows" w:date="2018-01-24T13:58:00Z">
              <w:del w:id="68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-0,48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84" w:author="Użytkownik systemu Windows" w:date="2018-01-24T13:58:00Z"/>
          <w:del w:id="68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86" w:author="Użytkownik systemu Windows" w:date="2018-01-24T13:58:00Z"/>
                <w:del w:id="68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88" w:author="Użytkownik systemu Windows" w:date="2018-01-24T13:58:00Z">
              <w:del w:id="68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73,1-74,0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90" w:author="Użytkownik systemu Windows" w:date="2018-01-24T13:58:00Z"/>
                <w:del w:id="69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92" w:author="Użytkownik systemu Windows" w:date="2018-01-24T13:58:00Z">
              <w:del w:id="69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694" w:author="Użytkownik systemu Windows" w:date="2018-01-24T13:58:00Z"/>
          <w:del w:id="69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696" w:author="Użytkownik systemu Windows" w:date="2018-01-24T13:58:00Z"/>
                <w:del w:id="69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698" w:author="Użytkownik systemu Windows" w:date="2018-01-24T13:58:00Z">
              <w:del w:id="69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74,1-75,0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00" w:author="Użytkownik systemu Windows" w:date="2018-01-24T13:58:00Z"/>
                <w:del w:id="70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02" w:author="Użytkownik systemu Windows" w:date="2018-01-24T13:58:00Z">
              <w:del w:id="70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-0,32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04" w:author="Użytkownik systemu Windows" w:date="2018-01-24T13:58:00Z"/>
          <w:del w:id="70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06" w:author="Użytkownik systemu Windows" w:date="2018-01-24T13:58:00Z"/>
                <w:del w:id="70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08" w:author="Użytkownik systemu Windows" w:date="2018-01-24T13:58:00Z">
              <w:del w:id="70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75,1-76,0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10" w:author="Użytkownik systemu Windows" w:date="2018-01-24T13:58:00Z"/>
                <w:del w:id="71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12" w:author="Użytkownik systemu Windows" w:date="2018-01-24T13:58:00Z">
              <w:del w:id="71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-0,24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14" w:author="Użytkownik systemu Windows" w:date="2018-01-24T13:58:00Z"/>
          <w:del w:id="71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16" w:author="Użytkownik systemu Windows" w:date="2018-01-24T13:58:00Z"/>
                <w:del w:id="71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18" w:author="Użytkownik systemu Windows" w:date="2018-01-24T13:58:00Z">
              <w:del w:id="71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76,1-77,0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20" w:author="Użytkownik systemu Windows" w:date="2018-01-24T13:58:00Z"/>
                <w:del w:id="72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22" w:author="Użytkownik systemu Windows" w:date="2018-01-24T13:58:00Z">
              <w:del w:id="72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-0,16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24" w:author="Użytkownik systemu Windows" w:date="2018-01-24T13:58:00Z"/>
          <w:del w:id="72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26" w:author="Użytkownik systemu Windows" w:date="2018-01-24T13:58:00Z"/>
                <w:del w:id="72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28" w:author="Użytkownik systemu Windows" w:date="2018-01-24T13:58:00Z">
              <w:del w:id="72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77,1-78,0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30" w:author="Użytkownik systemu Windows" w:date="2018-01-24T13:58:00Z"/>
                <w:del w:id="73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32" w:author="Użytkownik systemu Windows" w:date="2018-01-24T13:58:00Z">
              <w:del w:id="73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-0,08</w:delText>
                </w:r>
              </w:del>
            </w:ins>
          </w:p>
        </w:tc>
      </w:tr>
      <w:tr w:rsidR="00A42121" w:rsidRPr="00BB0DC7" w:rsidDel="008043CE" w:rsidTr="00A42121">
        <w:trPr>
          <w:trHeight w:val="211"/>
          <w:ins w:id="734" w:author="Użytkownik systemu Windows" w:date="2018-01-24T13:58:00Z"/>
          <w:del w:id="73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36" w:author="Użytkownik systemu Windows" w:date="2018-01-24T13:58:00Z"/>
                <w:del w:id="73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38" w:author="Użytkownik systemu Windows" w:date="2018-01-24T13:58:00Z">
              <w:del w:id="73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78,1-115,0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40" w:author="Użytkownik systemu Windows" w:date="2018-01-24T13:58:00Z"/>
                <w:del w:id="74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42" w:author="Użytkownik systemu Windows" w:date="2018-01-24T13:58:00Z">
              <w:del w:id="74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baza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44" w:author="Użytkownik systemu Windows" w:date="2018-01-24T13:58:00Z"/>
          <w:del w:id="74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46" w:author="Użytkownik systemu Windows" w:date="2018-01-24T13:58:00Z"/>
                <w:del w:id="74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48" w:author="Użytkownik systemu Windows" w:date="2018-01-24T13:58:00Z">
              <w:del w:id="74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115,1-116,0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50" w:author="Użytkownik systemu Windows" w:date="2018-01-24T13:58:00Z"/>
                <w:del w:id="75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52" w:author="Użytkownik systemu Windows" w:date="2018-01-24T13:58:00Z">
              <w:del w:id="75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-1,4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54" w:author="Użytkownik systemu Windows" w:date="2018-01-24T13:58:00Z"/>
          <w:del w:id="75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56" w:author="Użytkownik systemu Windows" w:date="2018-01-24T13:58:00Z"/>
                <w:del w:id="75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58" w:author="Użytkownik systemu Windows" w:date="2018-01-24T13:58:00Z">
              <w:del w:id="75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116,1-117,0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60" w:author="Użytkownik systemu Windows" w:date="2018-01-24T13:58:00Z"/>
                <w:del w:id="76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62" w:author="Użytkownik systemu Windows" w:date="2018-01-24T13:58:00Z">
              <w:del w:id="76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-1,56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64" w:author="Użytkownik systemu Windows" w:date="2018-01-24T13:58:00Z"/>
          <w:del w:id="76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66" w:author="Użytkownik systemu Windows" w:date="2018-01-24T13:58:00Z"/>
                <w:del w:id="76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68" w:author="Użytkownik systemu Windows" w:date="2018-01-24T13:58:00Z">
              <w:del w:id="76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117,1-118,0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70" w:author="Użytkownik systemu Windows" w:date="2018-01-24T13:58:00Z"/>
                <w:del w:id="77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72" w:author="Użytkownik systemu Windows" w:date="2018-01-24T13:58:00Z">
              <w:del w:id="77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-1,72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74" w:author="Użytkownik systemu Windows" w:date="2018-01-24T13:58:00Z"/>
          <w:del w:id="77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76" w:author="Użytkownik systemu Windows" w:date="2018-01-24T13:58:00Z"/>
                <w:del w:id="77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78" w:author="Użytkownik systemu Windows" w:date="2018-01-24T13:58:00Z">
              <w:del w:id="77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118,1-119,0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80" w:author="Użytkownik systemu Windows" w:date="2018-01-24T13:58:00Z"/>
                <w:del w:id="78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82" w:author="Użytkownik systemu Windows" w:date="2018-01-24T13:58:00Z">
              <w:del w:id="78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-1,88</w:delText>
                </w:r>
              </w:del>
            </w:ins>
          </w:p>
        </w:tc>
      </w:tr>
      <w:tr w:rsidR="00A42121" w:rsidRPr="00BB0DC7" w:rsidDel="008043CE" w:rsidTr="00A42121">
        <w:trPr>
          <w:trHeight w:val="202"/>
          <w:ins w:id="784" w:author="Użytkownik systemu Windows" w:date="2018-01-24T13:58:00Z"/>
          <w:del w:id="785" w:author="AthUser" w:date="2019-02-04T14:36:00Z"/>
        </w:trPr>
        <w:tc>
          <w:tcPr>
            <w:tcW w:w="1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86" w:author="Użytkownik systemu Windows" w:date="2018-01-24T13:58:00Z"/>
                <w:del w:id="787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88" w:author="Użytkownik systemu Windows" w:date="2018-01-24T13:58:00Z">
              <w:del w:id="789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od 119,1</w:delText>
                </w:r>
              </w:del>
            </w:ins>
          </w:p>
        </w:tc>
        <w:tc>
          <w:tcPr>
            <w:tcW w:w="2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121" w:rsidRPr="00DA6F68" w:rsidDel="008043CE" w:rsidRDefault="00A42121" w:rsidP="00A42121">
            <w:pPr>
              <w:spacing w:after="0" w:line="240" w:lineRule="auto"/>
              <w:jc w:val="center"/>
              <w:rPr>
                <w:ins w:id="790" w:author="Użytkownik systemu Windows" w:date="2018-01-24T13:58:00Z"/>
                <w:del w:id="791" w:author="AthUser" w:date="2019-02-04T14:36:00Z"/>
                <w:rFonts w:eastAsia="Times New Roman" w:cs="Calibri"/>
                <w:color w:val="000000"/>
                <w:lang w:eastAsia="pl-PL"/>
              </w:rPr>
            </w:pPr>
            <w:ins w:id="792" w:author="Użytkownik systemu Windows" w:date="2018-01-24T13:58:00Z">
              <w:del w:id="793" w:author="AthUser" w:date="2019-02-04T14:36:00Z">
                <w:r w:rsidRPr="00DA6F68" w:rsidDel="008043CE">
                  <w:rPr>
                    <w:rFonts w:eastAsia="Times New Roman" w:cs="Calibri"/>
                    <w:color w:val="000000"/>
                    <w:lang w:eastAsia="pl-PL"/>
                  </w:rPr>
                  <w:delText>-2,04</w:delText>
                </w:r>
              </w:del>
            </w:ins>
          </w:p>
        </w:tc>
      </w:tr>
    </w:tbl>
    <w:p w:rsidR="00DF1BE6" w:rsidDel="008043CE" w:rsidRDefault="00DF1BE6">
      <w:pPr>
        <w:tabs>
          <w:tab w:val="left" w:pos="426"/>
        </w:tabs>
        <w:suppressAutoHyphens/>
        <w:spacing w:after="0" w:line="360" w:lineRule="auto"/>
        <w:rPr>
          <w:ins w:id="794" w:author="Użytkownik systemu Windows" w:date="2018-01-24T13:56:00Z"/>
          <w:del w:id="795" w:author="AthUser" w:date="2019-02-04T14:36:00Z"/>
          <w:b/>
          <w:sz w:val="28"/>
          <w:szCs w:val="28"/>
        </w:rPr>
        <w:pPrChange w:id="796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</w:p>
    <w:p w:rsidR="00280B4F" w:rsidRPr="00CF503C" w:rsidDel="008043CE" w:rsidRDefault="00280B4F">
      <w:pPr>
        <w:tabs>
          <w:tab w:val="left" w:pos="426"/>
        </w:tabs>
        <w:suppressAutoHyphens/>
        <w:spacing w:after="0" w:line="360" w:lineRule="auto"/>
        <w:rPr>
          <w:ins w:id="797" w:author="Użytkownik systemu Windows" w:date="2017-03-03T13:04:00Z"/>
          <w:del w:id="798" w:author="AthUser" w:date="2019-02-04T14:36:00Z"/>
          <w:b/>
          <w:sz w:val="28"/>
          <w:szCs w:val="28"/>
          <w:rPrChange w:id="799" w:author="Użytkownik systemu Windows" w:date="2017-03-03T13:07:00Z">
            <w:rPr>
              <w:ins w:id="800" w:author="Użytkownik systemu Windows" w:date="2017-03-03T13:04:00Z"/>
              <w:del w:id="801" w:author="AthUser" w:date="2019-02-04T14:36:00Z"/>
              <w:sz w:val="20"/>
              <w:szCs w:val="20"/>
            </w:rPr>
          </w:rPrChange>
        </w:rPr>
        <w:pPrChange w:id="802" w:author="Użytkownik systemu Windows" w:date="2017-03-03T13:07:00Z">
          <w:pPr>
            <w:tabs>
              <w:tab w:val="left" w:pos="426"/>
            </w:tabs>
            <w:spacing w:line="360" w:lineRule="auto"/>
            <w:jc w:val="both"/>
          </w:pPr>
        </w:pPrChange>
      </w:pPr>
    </w:p>
    <w:p w:rsidR="00280B4F" w:rsidRPr="009B2960" w:rsidDel="008043CE" w:rsidRDefault="00280B4F" w:rsidP="009B2960">
      <w:pPr>
        <w:tabs>
          <w:tab w:val="left" w:pos="426"/>
        </w:tabs>
        <w:spacing w:line="360" w:lineRule="auto"/>
        <w:jc w:val="both"/>
        <w:rPr>
          <w:del w:id="803" w:author="AthUser" w:date="2019-02-04T14:36:00Z"/>
          <w:sz w:val="20"/>
          <w:szCs w:val="20"/>
        </w:rPr>
      </w:pPr>
    </w:p>
    <w:p w:rsidR="009B2960" w:rsidRPr="009B2960" w:rsidDel="008043CE" w:rsidRDefault="009B2960" w:rsidP="009B2960">
      <w:pPr>
        <w:tabs>
          <w:tab w:val="left" w:pos="426"/>
        </w:tabs>
        <w:spacing w:line="360" w:lineRule="auto"/>
        <w:jc w:val="both"/>
        <w:rPr>
          <w:del w:id="804" w:author="AthUser" w:date="2019-02-04T14:36:00Z"/>
          <w:sz w:val="20"/>
          <w:szCs w:val="20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782"/>
        <w:gridCol w:w="1037"/>
        <w:gridCol w:w="3749"/>
      </w:tblGrid>
      <w:tr w:rsidR="009171CB" w:rsidRPr="00717DBE" w:rsidTr="00F300FA">
        <w:tc>
          <w:tcPr>
            <w:tcW w:w="4095" w:type="dxa"/>
            <w:tcBorders>
              <w:bottom w:val="dotted" w:sz="4" w:space="0" w:color="auto"/>
            </w:tcBorders>
            <w:shd w:val="clear" w:color="auto" w:fill="auto"/>
          </w:tcPr>
          <w:p w:rsidR="00A42121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5" w:author="Użytkownik systemu Windows" w:date="2018-01-24T13:59:00Z"/>
                <w:b/>
                <w:sz w:val="20"/>
                <w:szCs w:val="20"/>
              </w:rPr>
            </w:pPr>
          </w:p>
          <w:p w:rsidR="0078458D" w:rsidDel="0047339E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del w:id="806" w:author="Marek Kanikowski" w:date="2018-07-18T15:20:00Z"/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Producent</w:t>
            </w:r>
          </w:p>
          <w:p w:rsidR="0047339E" w:rsidRDefault="0047339E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7" w:author="Marek Kanikowski" w:date="2018-07-18T15:20:00Z"/>
                <w:b/>
                <w:sz w:val="20"/>
                <w:szCs w:val="20"/>
              </w:rPr>
            </w:pPr>
          </w:p>
          <w:p w:rsidR="00A42121" w:rsidRPr="00D2364C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9171CB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8" w:author="Użytkownik systemu Windows" w:date="2018-01-24T13:56:00Z"/>
                <w:b/>
                <w:sz w:val="20"/>
                <w:szCs w:val="20"/>
              </w:rPr>
            </w:pPr>
          </w:p>
          <w:p w:rsidR="00DF1BE6" w:rsidRPr="00D2364C" w:rsidRDefault="00DF1BE6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019" w:type="dxa"/>
            <w:tcBorders>
              <w:bottom w:val="dotted" w:sz="4" w:space="0" w:color="auto"/>
            </w:tcBorders>
            <w:shd w:val="clear" w:color="auto" w:fill="auto"/>
          </w:tcPr>
          <w:p w:rsidR="00A42121" w:rsidRDefault="00A42121" w:rsidP="00F300FA">
            <w:pPr>
              <w:tabs>
                <w:tab w:val="left" w:pos="426"/>
              </w:tabs>
              <w:spacing w:line="360" w:lineRule="auto"/>
              <w:jc w:val="both"/>
              <w:rPr>
                <w:ins w:id="809" w:author="Użytkownik systemu Windows" w:date="2018-01-24T13:59:00Z"/>
                <w:b/>
                <w:sz w:val="20"/>
                <w:szCs w:val="20"/>
              </w:rPr>
            </w:pPr>
          </w:p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Spółka</w:t>
            </w:r>
          </w:p>
        </w:tc>
      </w:tr>
      <w:tr w:rsidR="009171CB" w:rsidRPr="00717DBE" w:rsidTr="00F300FA">
        <w:tc>
          <w:tcPr>
            <w:tcW w:w="4095" w:type="dxa"/>
            <w:tcBorders>
              <w:top w:val="dotted" w:sz="4" w:space="0" w:color="auto"/>
            </w:tcBorders>
            <w:shd w:val="clear" w:color="auto" w:fill="auto"/>
          </w:tcPr>
          <w:p w:rsidR="009171CB" w:rsidRPr="00D2364C" w:rsidRDefault="00AE53B1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ins w:id="810" w:author="Użytkownik systemu Windows" w:date="2017-03-03T13:11:00Z">
              <w:r>
                <w:rPr>
                  <w:sz w:val="20"/>
                  <w:szCs w:val="20"/>
                </w:rPr>
                <w:t>P</w:t>
              </w:r>
            </w:ins>
            <w:del w:id="811" w:author="Użytkownik systemu Windows" w:date="2017-03-03T13:11:00Z">
              <w:r w:rsidR="009171CB" w:rsidRPr="00D2364C" w:rsidDel="00AE53B1">
                <w:rPr>
                  <w:sz w:val="20"/>
                  <w:szCs w:val="20"/>
                </w:rPr>
                <w:delText>Data i p</w:delText>
              </w:r>
            </w:del>
            <w:r w:rsidR="009171CB" w:rsidRPr="00D2364C">
              <w:rPr>
                <w:sz w:val="20"/>
                <w:szCs w:val="20"/>
              </w:rPr>
              <w:t>odpis Producenta</w:t>
            </w:r>
          </w:p>
        </w:tc>
        <w:tc>
          <w:tcPr>
            <w:tcW w:w="1134" w:type="dxa"/>
            <w:shd w:val="clear" w:color="auto" w:fill="auto"/>
          </w:tcPr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019" w:type="dxa"/>
            <w:tcBorders>
              <w:top w:val="dotted" w:sz="4" w:space="0" w:color="auto"/>
            </w:tcBorders>
            <w:shd w:val="clear" w:color="auto" w:fill="auto"/>
          </w:tcPr>
          <w:p w:rsidR="009171CB" w:rsidRPr="00D2364C" w:rsidRDefault="009171CB" w:rsidP="00F300FA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>Podpis przedstawiciela Spółki</w:t>
            </w:r>
          </w:p>
        </w:tc>
      </w:tr>
    </w:tbl>
    <w:p w:rsidR="009171CB" w:rsidRPr="009B2960" w:rsidRDefault="009171CB" w:rsidP="009171CB">
      <w:pPr>
        <w:tabs>
          <w:tab w:val="left" w:pos="426"/>
        </w:tabs>
        <w:spacing w:line="360" w:lineRule="auto"/>
        <w:ind w:left="720"/>
        <w:jc w:val="both"/>
        <w:rPr>
          <w:b/>
          <w:sz w:val="16"/>
          <w:szCs w:val="16"/>
        </w:rPr>
      </w:pPr>
    </w:p>
    <w:p w:rsidR="00E92F00" w:rsidRPr="00E92F00" w:rsidRDefault="00E92F00" w:rsidP="00E92F00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3B4A7A" w:rsidRDefault="00E92F00" w:rsidP="00E92F00">
      <w:pPr>
        <w:suppressAutoHyphens/>
        <w:spacing w:after="0" w:line="240" w:lineRule="auto"/>
        <w:rPr>
          <w:del w:id="812" w:author="AthUser" w:date="2017-02-01T13:04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3B4A7A" w:rsidRDefault="00E92F00" w:rsidP="00E92F00">
      <w:pPr>
        <w:suppressAutoHyphens/>
        <w:spacing w:after="0" w:line="240" w:lineRule="auto"/>
        <w:rPr>
          <w:del w:id="813" w:author="AthUser" w:date="2017-02-01T13:04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9171CB" w:rsidRDefault="00E92F00" w:rsidP="00E92F00">
      <w:pPr>
        <w:suppressAutoHyphens/>
        <w:spacing w:after="0" w:line="240" w:lineRule="auto"/>
        <w:rPr>
          <w:del w:id="814" w:author="AthUser" w:date="2017-02-01T12:37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Del="009171CB" w:rsidRDefault="00E92F00" w:rsidP="00E92F00">
      <w:pPr>
        <w:suppressAutoHyphens/>
        <w:spacing w:after="0" w:line="240" w:lineRule="auto"/>
        <w:rPr>
          <w:del w:id="815" w:author="AthUser" w:date="2017-02-01T12:37:00Z"/>
          <w:rFonts w:ascii="Times New Roman" w:eastAsia="Times New Roman" w:hAnsi="Times New Roman"/>
          <w:sz w:val="24"/>
          <w:szCs w:val="24"/>
          <w:lang w:eastAsia="ar-SA"/>
        </w:rPr>
      </w:pPr>
    </w:p>
    <w:p w:rsidR="00E92F00" w:rsidRPr="00E92F00" w:rsidRDefault="00E92F00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  <w:pPrChange w:id="816" w:author="AthUser" w:date="2017-02-01T12:37:00Z">
          <w:pPr>
            <w:suppressAutoHyphens/>
            <w:spacing w:after="0" w:line="240" w:lineRule="auto"/>
            <w:jc w:val="center"/>
          </w:pPr>
        </w:pPrChange>
      </w:pPr>
    </w:p>
    <w:sectPr w:rsidR="00E92F00" w:rsidRPr="00E92F00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0B8C" w:rsidRDefault="00880B8C" w:rsidP="005D45BF">
      <w:pPr>
        <w:spacing w:after="0" w:line="240" w:lineRule="auto"/>
      </w:pPr>
      <w:r>
        <w:separator/>
      </w:r>
    </w:p>
  </w:endnote>
  <w:endnote w:type="continuationSeparator" w:id="0">
    <w:p w:rsidR="00880B8C" w:rsidRDefault="00880B8C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8D5A7F" w:rsidRDefault="005D45BF" w:rsidP="005D45BF">
          <w:pPr>
            <w:pStyle w:val="Stopka"/>
            <w:rPr>
              <w:color w:val="FFFFFF"/>
              <w:lang w:val="en-US"/>
              <w:rPrChange w:id="817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18" w:author="Ania" w:date="2017-01-26T14:52:00Z">
                <w:rPr>
                  <w:color w:val="FFFFFF"/>
                </w:rPr>
              </w:rPrChange>
            </w:rPr>
            <w:t>Tel +48 61 894 72 22</w:t>
          </w:r>
        </w:p>
        <w:p w:rsidR="005D45BF" w:rsidRPr="008D5A7F" w:rsidRDefault="005D45BF" w:rsidP="005D45BF">
          <w:pPr>
            <w:pStyle w:val="Stopka"/>
            <w:rPr>
              <w:color w:val="FFFFFF"/>
              <w:lang w:val="en-US"/>
              <w:rPrChange w:id="819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20" w:author="Ania" w:date="2017-01-26T14:52:00Z">
                <w:rPr>
                  <w:color w:val="FFFFFF"/>
                </w:rPr>
              </w:rPrChange>
            </w:rPr>
            <w:t>Fax +48 61 894 76 54</w:t>
          </w:r>
        </w:p>
        <w:p w:rsidR="005D45BF" w:rsidRPr="008D5A7F" w:rsidRDefault="005D45BF">
          <w:pPr>
            <w:pStyle w:val="Stopka"/>
            <w:rPr>
              <w:color w:val="FFFFFF"/>
              <w:lang w:val="en-US"/>
              <w:rPrChange w:id="821" w:author="Ania" w:date="2017-01-26T14:52:00Z">
                <w:rPr>
                  <w:color w:val="FFFFFF"/>
                </w:rPr>
              </w:rPrChange>
            </w:rPr>
          </w:pPr>
          <w:r w:rsidRPr="008D5A7F">
            <w:rPr>
              <w:color w:val="FFFFFF"/>
              <w:lang w:val="en-US"/>
              <w:rPrChange w:id="822" w:author="Ania" w:date="2017-01-26T14:52:00Z">
                <w:rPr>
                  <w:color w:val="FFFFFF"/>
                </w:rPr>
              </w:rPrChange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0B8C" w:rsidRDefault="00880B8C" w:rsidP="005D45BF">
      <w:pPr>
        <w:spacing w:after="0" w:line="240" w:lineRule="auto"/>
      </w:pPr>
      <w:r>
        <w:separator/>
      </w:r>
    </w:p>
  </w:footnote>
  <w:footnote w:type="continuationSeparator" w:id="0">
    <w:p w:rsidR="00880B8C" w:rsidRDefault="00880B8C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880B8C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880B8C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880B8C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5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-218"/>
        </w:tabs>
        <w:ind w:left="502" w:hanging="360"/>
      </w:pPr>
      <w:rPr>
        <w:b w:val="0"/>
        <w:sz w:val="22"/>
        <w:szCs w:val="22"/>
      </w:rPr>
    </w:lvl>
  </w:abstractNum>
  <w:abstractNum w:abstractNumId="2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3" w15:restartNumberingAfterBreak="0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74E7"/>
    <w:multiLevelType w:val="hybridMultilevel"/>
    <w:tmpl w:val="1812ABB6"/>
    <w:lvl w:ilvl="0" w:tplc="F548728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8" w15:restartNumberingAfterBreak="0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03724"/>
    <w:rsid w:val="0002051F"/>
    <w:rsid w:val="0002623E"/>
    <w:rsid w:val="00040BB7"/>
    <w:rsid w:val="0005371C"/>
    <w:rsid w:val="00086188"/>
    <w:rsid w:val="000D6337"/>
    <w:rsid w:val="000E2B47"/>
    <w:rsid w:val="000E5E24"/>
    <w:rsid w:val="00124F13"/>
    <w:rsid w:val="00162D96"/>
    <w:rsid w:val="001650A8"/>
    <w:rsid w:val="00177BCC"/>
    <w:rsid w:val="0018400F"/>
    <w:rsid w:val="00187538"/>
    <w:rsid w:val="001A6304"/>
    <w:rsid w:val="001C7B99"/>
    <w:rsid w:val="001E469C"/>
    <w:rsid w:val="001F6236"/>
    <w:rsid w:val="001F6C1D"/>
    <w:rsid w:val="002139EA"/>
    <w:rsid w:val="0022319A"/>
    <w:rsid w:val="00247C94"/>
    <w:rsid w:val="0027342E"/>
    <w:rsid w:val="00280B4F"/>
    <w:rsid w:val="002968F4"/>
    <w:rsid w:val="002B2D07"/>
    <w:rsid w:val="002C2543"/>
    <w:rsid w:val="002D5DF5"/>
    <w:rsid w:val="002F2C4A"/>
    <w:rsid w:val="0030317C"/>
    <w:rsid w:val="003032B3"/>
    <w:rsid w:val="00317D43"/>
    <w:rsid w:val="00332F33"/>
    <w:rsid w:val="00335A3B"/>
    <w:rsid w:val="003735F5"/>
    <w:rsid w:val="0038690F"/>
    <w:rsid w:val="00390FC1"/>
    <w:rsid w:val="00392E9C"/>
    <w:rsid w:val="003957B6"/>
    <w:rsid w:val="003B3F15"/>
    <w:rsid w:val="003B49EA"/>
    <w:rsid w:val="003B4A7A"/>
    <w:rsid w:val="003C110C"/>
    <w:rsid w:val="003C7AEB"/>
    <w:rsid w:val="00436E74"/>
    <w:rsid w:val="00443845"/>
    <w:rsid w:val="00450113"/>
    <w:rsid w:val="004544E9"/>
    <w:rsid w:val="0047339E"/>
    <w:rsid w:val="00477B65"/>
    <w:rsid w:val="0048422E"/>
    <w:rsid w:val="004C7A91"/>
    <w:rsid w:val="004D6E90"/>
    <w:rsid w:val="004E308C"/>
    <w:rsid w:val="0051355E"/>
    <w:rsid w:val="005478E9"/>
    <w:rsid w:val="00550F78"/>
    <w:rsid w:val="00552285"/>
    <w:rsid w:val="005527F0"/>
    <w:rsid w:val="00561A4A"/>
    <w:rsid w:val="005805DE"/>
    <w:rsid w:val="00580C9D"/>
    <w:rsid w:val="005B2510"/>
    <w:rsid w:val="005C2F1F"/>
    <w:rsid w:val="005C34D9"/>
    <w:rsid w:val="005D017E"/>
    <w:rsid w:val="005D45BF"/>
    <w:rsid w:val="005D5F42"/>
    <w:rsid w:val="005E3401"/>
    <w:rsid w:val="005F10D8"/>
    <w:rsid w:val="006147FC"/>
    <w:rsid w:val="00627A2C"/>
    <w:rsid w:val="006804CB"/>
    <w:rsid w:val="006E2C3A"/>
    <w:rsid w:val="006F02AD"/>
    <w:rsid w:val="00706053"/>
    <w:rsid w:val="00706332"/>
    <w:rsid w:val="007103E7"/>
    <w:rsid w:val="00743D07"/>
    <w:rsid w:val="0078458D"/>
    <w:rsid w:val="00786430"/>
    <w:rsid w:val="007A64AB"/>
    <w:rsid w:val="007B0E9B"/>
    <w:rsid w:val="007C7776"/>
    <w:rsid w:val="008043CE"/>
    <w:rsid w:val="008309C0"/>
    <w:rsid w:val="00880B8C"/>
    <w:rsid w:val="008869CE"/>
    <w:rsid w:val="00886E1B"/>
    <w:rsid w:val="008B2592"/>
    <w:rsid w:val="008B4DB6"/>
    <w:rsid w:val="008D5A7F"/>
    <w:rsid w:val="008D5CED"/>
    <w:rsid w:val="008E50A0"/>
    <w:rsid w:val="009171CB"/>
    <w:rsid w:val="00925C17"/>
    <w:rsid w:val="0093409C"/>
    <w:rsid w:val="0094167A"/>
    <w:rsid w:val="00951A66"/>
    <w:rsid w:val="00955A90"/>
    <w:rsid w:val="0095799D"/>
    <w:rsid w:val="00965AE0"/>
    <w:rsid w:val="0096681D"/>
    <w:rsid w:val="00972FD7"/>
    <w:rsid w:val="00975D95"/>
    <w:rsid w:val="00985699"/>
    <w:rsid w:val="009A6A76"/>
    <w:rsid w:val="009B2960"/>
    <w:rsid w:val="009B48B8"/>
    <w:rsid w:val="009D17EE"/>
    <w:rsid w:val="009D45F2"/>
    <w:rsid w:val="009E131A"/>
    <w:rsid w:val="00A06700"/>
    <w:rsid w:val="00A1284C"/>
    <w:rsid w:val="00A42121"/>
    <w:rsid w:val="00A452D2"/>
    <w:rsid w:val="00AA6745"/>
    <w:rsid w:val="00AC61BD"/>
    <w:rsid w:val="00AE53B1"/>
    <w:rsid w:val="00AE5D01"/>
    <w:rsid w:val="00AF09F3"/>
    <w:rsid w:val="00B36B66"/>
    <w:rsid w:val="00B43E48"/>
    <w:rsid w:val="00B55B50"/>
    <w:rsid w:val="00B618C0"/>
    <w:rsid w:val="00BD1633"/>
    <w:rsid w:val="00BD1C7A"/>
    <w:rsid w:val="00BD287B"/>
    <w:rsid w:val="00BE7593"/>
    <w:rsid w:val="00C47684"/>
    <w:rsid w:val="00C54DBA"/>
    <w:rsid w:val="00C81BF9"/>
    <w:rsid w:val="00C82645"/>
    <w:rsid w:val="00C87891"/>
    <w:rsid w:val="00CC1965"/>
    <w:rsid w:val="00CC6180"/>
    <w:rsid w:val="00CE737F"/>
    <w:rsid w:val="00CF503C"/>
    <w:rsid w:val="00D15856"/>
    <w:rsid w:val="00D2364C"/>
    <w:rsid w:val="00D465D0"/>
    <w:rsid w:val="00D530FD"/>
    <w:rsid w:val="00D80619"/>
    <w:rsid w:val="00D97B85"/>
    <w:rsid w:val="00DB0DDD"/>
    <w:rsid w:val="00DD03EF"/>
    <w:rsid w:val="00DF0A21"/>
    <w:rsid w:val="00DF1BE6"/>
    <w:rsid w:val="00DF779A"/>
    <w:rsid w:val="00E53720"/>
    <w:rsid w:val="00E742BF"/>
    <w:rsid w:val="00E83BF2"/>
    <w:rsid w:val="00E92F00"/>
    <w:rsid w:val="00EB4279"/>
    <w:rsid w:val="00EB45F7"/>
    <w:rsid w:val="00EC7A50"/>
    <w:rsid w:val="00ED4A90"/>
    <w:rsid w:val="00F228E3"/>
    <w:rsid w:val="00F26B40"/>
    <w:rsid w:val="00F300FA"/>
    <w:rsid w:val="00F44E27"/>
    <w:rsid w:val="00F47B16"/>
    <w:rsid w:val="00F528D9"/>
    <w:rsid w:val="00F66509"/>
    <w:rsid w:val="00F82844"/>
    <w:rsid w:val="00F863DD"/>
    <w:rsid w:val="00F86F06"/>
    <w:rsid w:val="00FA76BA"/>
    <w:rsid w:val="00FF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D9A7D69"/>
  <w15:chartTrackingRefBased/>
  <w15:docId w15:val="{0E2B33E7-A9B5-4BA3-97B8-B60CC14F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886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886E1B"/>
    <w:rPr>
      <w:rFonts w:ascii="Segoe UI" w:hAnsi="Segoe UI" w:cs="Segoe UI"/>
      <w:sz w:val="18"/>
      <w:szCs w:val="18"/>
      <w:lang w:eastAsia="en-US"/>
    </w:rPr>
  </w:style>
  <w:style w:type="character" w:styleId="Hipercze">
    <w:name w:val="Hyperlink"/>
    <w:rsid w:val="009B2960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9B2960"/>
    <w:pPr>
      <w:numPr>
        <w:numId w:val="1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9B2960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  <w:style w:type="character" w:styleId="Odwoaniedokomentarza">
    <w:name w:val="annotation reference"/>
    <w:semiHidden/>
    <w:unhideWhenUsed/>
    <w:rsid w:val="008D5A7F"/>
    <w:rPr>
      <w:sz w:val="16"/>
      <w:szCs w:val="16"/>
    </w:rPr>
  </w:style>
  <w:style w:type="paragraph" w:styleId="Tekstkomentarza">
    <w:name w:val="annotation text"/>
    <w:basedOn w:val="Normalny"/>
    <w:link w:val="TekstkomentarzaZnak"/>
    <w:unhideWhenUsed/>
    <w:rsid w:val="008D5A7F"/>
    <w:rPr>
      <w:sz w:val="20"/>
      <w:szCs w:val="20"/>
    </w:rPr>
  </w:style>
  <w:style w:type="character" w:customStyle="1" w:styleId="TekstkomentarzaZnak">
    <w:name w:val="Tekst komentarza Znak"/>
    <w:link w:val="Tekstkomentarza"/>
    <w:rsid w:val="008D5A7F"/>
    <w:rPr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D5A7F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8D5A7F"/>
    <w:rPr>
      <w:b/>
      <w:bCs/>
      <w:lang w:eastAsia="en-US"/>
    </w:rPr>
  </w:style>
  <w:style w:type="paragraph" w:styleId="Poprawka">
    <w:name w:val="Revision"/>
    <w:hidden/>
    <w:uiPriority w:val="99"/>
    <w:semiHidden/>
    <w:rsid w:val="000E2B47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83E20-C622-46B1-A05B-3DDEF2A6B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1602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11192</CharactersWithSpaces>
  <SharedDoc>false</SharedDoc>
  <HLinks>
    <vt:vector size="6" baseType="variant">
      <vt:variant>
        <vt:i4>983075</vt:i4>
      </vt:variant>
      <vt:variant>
        <vt:i4>0</vt:i4>
      </vt:variant>
      <vt:variant>
        <vt:i4>0</vt:i4>
      </vt:variant>
      <vt:variant>
        <vt:i4>5</vt:i4>
      </vt:variant>
      <vt:variant>
        <vt:lpwstr>mailto:sekretariat@agrotranshandel.pl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23</cp:revision>
  <cp:lastPrinted>2017-01-27T11:02:00Z</cp:lastPrinted>
  <dcterms:created xsi:type="dcterms:W3CDTF">2019-03-30T13:58:00Z</dcterms:created>
  <dcterms:modified xsi:type="dcterms:W3CDTF">2019-05-06T11:24:00Z</dcterms:modified>
</cp:coreProperties>
</file>